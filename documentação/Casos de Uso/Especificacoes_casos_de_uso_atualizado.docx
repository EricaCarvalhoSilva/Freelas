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1E3" w:rsidRDefault="001D61E3" w:rsidP="001D61E3">
      <w:pPr>
        <w:spacing w:after="0"/>
        <w:rPr>
          <w:rFonts w:ascii="Segoe UI" w:hAnsi="Segoe UI" w:cs="Segoe UI"/>
          <w:b/>
          <w:color w:val="292A2E"/>
          <w:sz w:val="21"/>
          <w:szCs w:val="21"/>
        </w:rPr>
      </w:pPr>
    </w:p>
    <w:p w:rsidR="001D61E3" w:rsidRDefault="001D61E3" w:rsidP="001D61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40"/>
          <w:szCs w:val="40"/>
        </w:rPr>
      </w:pPr>
      <w:r>
        <w:rPr>
          <w:rFonts w:ascii="Segoe UI" w:hAnsi="Segoe UI" w:cs="Segoe UI"/>
          <w:color w:val="292A2E"/>
          <w:sz w:val="40"/>
          <w:szCs w:val="40"/>
        </w:rPr>
        <w:t>Especificações casos de uso do perfil Empresa</w:t>
      </w:r>
    </w:p>
    <w:p w:rsidR="001D61E3" w:rsidRDefault="001D61E3" w:rsidP="001D61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2"/>
          <w:szCs w:val="22"/>
        </w:rPr>
      </w:pPr>
    </w:p>
    <w:p w:rsidR="001D61E3" w:rsidRPr="00B761C8" w:rsidRDefault="00B761C8" w:rsidP="001D61E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1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>
        <w:rPr>
          <w:rFonts w:ascii="Segoe UI" w:hAnsi="Segoe UI" w:cs="Segoe UI"/>
          <w:color w:val="292A2E"/>
          <w:sz w:val="21"/>
          <w:szCs w:val="21"/>
        </w:rPr>
        <w:t xml:space="preserve"> Criar cadastro a Empresa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CB2AE2" w:rsidRPr="00CB2AE2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</w:p>
    <w:p w:rsidR="001D61E3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 xml:space="preserve">A empresa não deve possuir uma conta cadastrada ou deve estar utilizando a opção de criação de uma nova conta</w:t>
      </w:r>
    </w:p>
    <w:p w:rsidR="00CB2AE2" w:rsidRP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Os dados necessários para o cadastro devem estar disponíveis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acessa a opção de criação de conta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apresenta os campos necessários para o cadastro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informa os dados solicitados nos campos</w:t>
      </w:r>
      <w:ins w:id="5209" w:author="Claude" w:date="2026-10-08T20:20:00Z">
        <w:r>
          <w:rPr>
            <w:rFonts w:ascii="Segoe UI" w:hAnsi="Segoe UI" w:cs="Segoe UI"/>
            <w:color w:val="292A2E"/>
            <w:sz w:val="21"/>
            <w:szCs w:val="21"/>
          </w:rPr>
          <w:t xml:space="preserve"> (razão social, nome fantasia, CNPJ, categoria de atuação, nome do responsável, e-mail, telefone, senha e endereço)</w:t>
        </w:r>
      </w:ins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confirma o cadastro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verifica a segurança dos dados cadastrados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6)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valida as informações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7)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cria a conta da Empresa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8)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informa o sucesso no cadastro da conta</w:t>
      </w:r>
    </w:p>
    <w:p w:rsidR="00CB2AE2" w:rsidRDefault="001D61E3" w:rsidP="00D628B5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040C38" w:rsidRPr="00040C38" w:rsidRDefault="00040C38" w:rsidP="00040C3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1a) </w:t>
      </w:r>
      <w:r>
        <w:rPr>
          <w:rFonts w:ascii="Segoe UI" w:hAnsi="Segoe UI" w:cs="Segoe UI"/>
          <w:color w:val="292A2E"/>
          <w:sz w:val="21"/>
          <w:szCs w:val="21"/>
        </w:rPr>
        <w:t>A Empresa pode ser direcionada para entrar em uma conta existente, caso acesse o botão de entrar com uma conta existente</w:t>
      </w:r>
    </w:p>
    <w:p w:rsidR="00CB2AE2" w:rsidRDefault="006E59AE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3a) </w:t>
      </w:r>
      <w:r>
        <w:rPr>
          <w:rFonts w:ascii="Segoe UI" w:hAnsi="Segoe UI" w:cs="Segoe UI"/>
          <w:color w:val="292A2E"/>
          <w:sz w:val="21"/>
          <w:szCs w:val="21"/>
        </w:rPr>
        <w:t xml:space="preserve">Caso houver algum dado obrigatório não seja informado, o Sistema solicita seu preenchimento</w:t>
      </w:r>
    </w:p>
    <w:p w:rsidR="00360243" w:rsidRDefault="006E59AE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3b)</w:t>
      </w:r>
      <w:r>
        <w:rPr>
          <w:rFonts w:ascii="Segoe UI" w:hAnsi="Segoe UI" w:cs="Segoe UI"/>
          <w:color w:val="292A2E"/>
          <w:sz w:val="21"/>
          <w:szCs w:val="21"/>
        </w:rPr>
        <w:t xml:space="preserve"> Caso os dados fornecidos seja, inválidos, o Sistema informa o erro e solicita a correção</w:t>
      </w:r>
    </w:p>
    <w:p w:rsidR="00360243" w:rsidRPr="00360243" w:rsidRDefault="006E59AE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5a) </w:t>
      </w:r>
      <w:r>
        <w:rPr>
          <w:rFonts w:ascii="Segoe UI" w:hAnsi="Segoe UI" w:cs="Segoe UI"/>
          <w:color w:val="292A2E"/>
          <w:sz w:val="21"/>
          <w:szCs w:val="21"/>
        </w:rPr>
        <w:t xml:space="preserve">Caso a verificação de segurança não seja concluída, o Sistema não finaliza o cadastro e informa a ocorrência</w:t>
      </w:r>
    </w:p>
    <w:p>
      <w:pPr>
        <w:pStyle w:val="NormalWeb"/>
        <w:spacing w:before="0" w:beforeAutospacing="0" w:after="0" w:afterAutospacing="0"/>
        <w:rPr>
          <w:ins w:id="5001" w:author="Claude" w:date="2026-10-08T20:20:00Z"/>
          <w:rFonts w:ascii="Segoe UI" w:hAnsi="Segoe UI" w:cs="Segoe UI"/>
          <w:color w:val="292A2E"/>
          <w:sz w:val="21"/>
          <w:szCs w:val="21"/>
        </w:rPr>
      </w:pPr>
      <w:ins w:id="500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8a)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solicita a confirmação do e-mail informado e mantém a conta pendente de confirmação até que ela seja realizada</w:t>
        </w:r>
      </w:ins>
    </w:p>
    <w:p w:rsidR="001D61E3" w:rsidRPr="00CB2AE2" w:rsidRDefault="001D61E3" w:rsidP="00D628B5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Pós-condições: </w:t>
      </w:r>
      <w:r>
        <w:rPr>
          <w:rFonts w:ascii="Segoe UI" w:hAnsi="Segoe UI" w:cs="Segoe UI"/>
          <w:color w:val="292A2E"/>
          <w:sz w:val="21"/>
          <w:szCs w:val="21"/>
        </w:rPr>
        <w:t>A conta da Empresa é criada e pode ser utilizada para acesso à plataforma</w:t>
      </w:r>
    </w:p>
    <w:p w:rsidR="0090065E" w:rsidRDefault="0090065E"/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2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 xml:space="preserve">Acessar a conta da Empresa 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FD70E3" w:rsidRDefault="001D61E3" w:rsidP="00FD70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FD70E3" w:rsidRP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 cadastrada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informa seus dados de acesso 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verifica as credenciais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realiza as verificações de segurança para acessar a conta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autentica a Empresa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disponibiliza as funcionalidades correspondentes ao perfil</w:t>
      </w:r>
    </w:p>
    <w:p w:rsidR="00FD70E3" w:rsidRP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6)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informa que o acesso foi bem-sucedido</w:t>
      </w:r>
    </w:p>
    <w:p w:rsidR="00FD70E3" w:rsidRPr="00FD70E3" w:rsidRDefault="001D61E3" w:rsidP="00FD70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>:</w:t>
      </w:r>
    </w:p>
    <w:p w:rsidR="00FD70E3" w:rsidRDefault="006E59AE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1a)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pode ser direcionada para criar uma nova conta, caso acesse o botão de criar uma nova conta</w:t>
      </w:r>
    </w:p>
    <w:p w:rsidR="00AC1787" w:rsidRDefault="006E59AE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2a)</w:t>
      </w:r>
      <w:r>
        <w:rPr>
          <w:rFonts w:ascii="Segoe UI" w:hAnsi="Segoe UI" w:cs="Segoe UI"/>
          <w:color w:val="292A2E"/>
          <w:sz w:val="21"/>
          <w:szCs w:val="21"/>
        </w:rPr>
        <w:t xml:space="preserve"> Caso as credenciais estejam incorretas, o Sistema informa que o acesso não foi realizado</w:t>
      </w:r>
    </w:p>
    <w:p w:rsidR="00FD70E3" w:rsidRPr="00AC1787" w:rsidRDefault="00AC1787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2b) </w:t>
      </w:r>
      <w:r>
        <w:rPr>
          <w:rFonts w:ascii="Segoe UI" w:hAnsi="Segoe UI" w:cs="Segoe UI"/>
          <w:color w:val="292A2E"/>
          <w:sz w:val="21"/>
          <w:szCs w:val="21"/>
        </w:rPr>
        <w:t xml:space="preserve">Caso a conta não seja válida, o Sistema impede o acesso</w:t>
      </w:r>
    </w:p>
    <w:p w:rsidR="001D61E3" w:rsidRPr="00AC1787" w:rsidRDefault="001D61E3" w:rsidP="00AC1787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fica autenticada e pode utilizar as funcionalidades disponíveis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3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>Gerenciar o perfil da Empresa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</w:t>
      </w:r>
    </w:p>
    <w:p w:rsid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 no sistema</w:t>
      </w:r>
    </w:p>
    <w:p w:rsidR="00360243" w:rsidRPr="00EB108B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seu perfil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O Sistema apresenta os dados cadastrados atuais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consulta as informações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seleciona a opção de alterar os dados quando necessário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A Empresa modifica os dados desejados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A Empresa confirma a alteração</w:t>
      </w:r>
    </w:p>
    <w:p w:rsid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7)</w:t>
      </w:r>
      <w:r>
        <w:t xml:space="preserve"> </w:t>
      </w:r>
      <w:r>
        <w:rPr>
          <w:rFonts w:ascii="Segoe UI" w:hAnsi="Segoe UI" w:cs="Segoe UI"/>
          <w:sz w:val="21"/>
          <w:szCs w:val="21"/>
        </w:rPr>
        <w:t>O Sistema valida e registra as alterações</w:t>
      </w:r>
    </w:p>
    <w:p w:rsidR="006E59AE" w:rsidRPr="006E59AE" w:rsidRDefault="006E59AE" w:rsidP="00EB108B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sz w:val="21"/>
          <w:szCs w:val="21"/>
        </w:rPr>
        <w:t xml:space="preserve">8) </w:t>
      </w:r>
      <w:r>
        <w:rPr>
          <w:rFonts w:ascii="Segoe UI" w:hAnsi="Segoe UI" w:cs="Segoe UI"/>
          <w:sz w:val="21"/>
          <w:szCs w:val="21"/>
        </w:rPr>
        <w:t>O Sistema informa que os dados foram alterados</w:t>
      </w:r>
    </w:p>
    <w:p w:rsidR="006E59AE" w:rsidRPr="006E59AE" w:rsidRDefault="006E59AE" w:rsidP="00EB108B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sz w:val="21"/>
          <w:szCs w:val="21"/>
        </w:rPr>
        <w:t xml:space="preserve">9) </w:t>
      </w:r>
      <w:r>
        <w:rPr>
          <w:rFonts w:ascii="Segoe UI" w:hAnsi="Segoe UI" w:cs="Segoe UI"/>
          <w:sz w:val="21"/>
          <w:szCs w:val="21"/>
        </w:rPr>
        <w:t>O Sistema apresenta os dados atualizados</w:t>
      </w:r>
    </w:p>
    <w:p w:rsidR="006E59AE" w:rsidRPr="006E59AE" w:rsidRDefault="00360243" w:rsidP="006E59AE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6E59AE" w:rsidRDefault="006E59AE" w:rsidP="006E59A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5a) </w:t>
      </w:r>
      <w:r>
        <w:rPr>
          <w:rFonts w:ascii="Segoe UI" w:hAnsi="Segoe UI" w:cs="Segoe UI"/>
          <w:color w:val="292A2E"/>
          <w:sz w:val="21"/>
          <w:szCs w:val="21"/>
        </w:rPr>
        <w:t xml:space="preserve">Caso os dados informados sejam inválidos, o Sistema informa o erro</w:t>
      </w:r>
    </w:p>
    <w:p w:rsidR="006E59AE" w:rsidRPr="006E59AE" w:rsidRDefault="006E59AE" w:rsidP="006E59A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6a) </w:t>
      </w:r>
      <w:r>
        <w:rPr>
          <w:rFonts w:ascii="Segoe UI" w:hAnsi="Segoe UI" w:cs="Segoe UI"/>
          <w:color w:val="292A2E"/>
          <w:sz w:val="21"/>
          <w:szCs w:val="21"/>
        </w:rPr>
        <w:t xml:space="preserve">Caso a operação apresente erro, o Sistema informa a ocorrência e permite nova tentativa, quando sendo possível a aplicação</w:t>
      </w:r>
    </w:p>
    <w:p w:rsidR="00360243" w:rsidRPr="00CB2AE2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Os dados da Empresa permanecem atualizados no sistema, em ambos casos de caso ocorrer ou não a alteração dos dados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4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>Alteração da senha da conta da Empresa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</w:t>
      </w:r>
    </w:p>
    <w:p w:rsid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 ou utilizar o processo de recuperação de senha</w:t>
      </w:r>
    </w:p>
    <w:p w:rsidR="00360243" w:rsidRPr="0022140C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opção de alteração da senha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 xml:space="preserve">O Sistema solicita os dados necessários 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informa a nova senha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O Sistema valida a solicitação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O Sistema registra a nova senha de forma segura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O Sistema confirma a alteração</w:t>
      </w:r>
    </w:p>
    <w:p w:rsidR="0022140C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>: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1a) </w:t>
      </w:r>
      <w:r>
        <w:rPr>
          <w:rFonts w:ascii="Segoe UI" w:hAnsi="Segoe UI" w:cs="Segoe UI"/>
          <w:color w:val="292A2E"/>
          <w:sz w:val="21"/>
          <w:szCs w:val="21"/>
        </w:rPr>
        <w:t>A Empresa pode alterar ao acessar a área de “Esqueci a senha” ao tentar entrar na conta, porém é necessária a verificação dos dados e da segurança desta operação</w:t>
      </w:r>
    </w:p>
    <w:p w:rsid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3a) </w:t>
      </w:r>
      <w:r>
        <w:rPr>
          <w:rFonts w:ascii="Segoe UI" w:hAnsi="Segoe UI" w:cs="Segoe UI"/>
          <w:color w:val="292A2E"/>
          <w:sz w:val="21"/>
          <w:szCs w:val="21"/>
        </w:rPr>
        <w:t xml:space="preserve">Caso os dados necessários estejam incorretos, o Sistema informa a ocorrência</w:t>
      </w:r>
    </w:p>
    <w:p w:rsidR="00360243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4a) </w:t>
      </w:r>
      <w:r>
        <w:rPr>
          <w:rFonts w:ascii="Segoe UI" w:hAnsi="Segoe UI" w:cs="Segoe UI"/>
          <w:color w:val="292A2E"/>
          <w:sz w:val="21"/>
          <w:szCs w:val="21"/>
        </w:rPr>
        <w:t xml:space="preserve">Caso a alteração não seja autorizada, o Sistema impede a operação </w:t>
      </w:r>
    </w:p>
    <w:p w:rsidR="00360243" w:rsidRPr="00CB2AE2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senha da Empresa é alterada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5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>Criar e publicar vaga</w:t>
      </w:r>
    </w:p>
    <w:p w:rsidR="0022140C" w:rsidRPr="0022140C" w:rsidRDefault="00360243" w:rsidP="0022140C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</w:t>
      </w:r>
    </w:p>
    <w:p w:rsid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360243" w:rsidRPr="00454F1D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454F1D" w:rsidRP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opção de criação de vaga</w:t>
      </w:r>
    </w:p>
    <w:p w:rsidR="00454F1D" w:rsidRP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O Sistema apresenta os campos necessários</w:t>
      </w:r>
    </w:p>
    <w:p w:rsidR="00454F1D" w:rsidRP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preenche os campos com as características da vaga</w:t>
      </w:r>
      <w:ins w:id="5210" w:author="Claude" w:date="2026-10-08T20:20:00Z">
        <w:r>
          <w:rPr>
            <w:rFonts w:ascii="Segoe UI" w:hAnsi="Segoe UI" w:cs="Segoe UI"/>
            <w:color w:val="292A2E"/>
            <w:sz w:val="21"/>
            <w:szCs w:val="21"/>
          </w:rPr>
          <w:t xml:space="preserve"> (função, local de trabalho, data e horário de início e fim, quantidade de profissionais, alimentação oferecida e se a vaga é relâmpago)</w:t>
        </w:r>
      </w:ins>
    </w:p>
    <w:p w:rsidR="00454F1D" w:rsidRP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define a forma de pagamento e o valor da vaga</w:t>
      </w:r>
    </w:p>
    <w:p w:rsidR="00454F1D" w:rsidRPr="009E20DB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A Empresa define quanto tempo vai ficar disponível a vaga</w:t>
      </w:r>
    </w:p>
    <w:p w:rsidR="00454F1D" w:rsidRPr="009E20DB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A Empresa confirma a publicação</w:t>
      </w:r>
    </w:p>
    <w:p w:rsidR="00454F1D" w:rsidRPr="009E20DB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>
        <w:rPr>
          <w:rFonts w:ascii="Segoe UI" w:hAnsi="Segoe UI" w:cs="Segoe UI"/>
          <w:color w:val="292A2E"/>
          <w:sz w:val="21"/>
          <w:szCs w:val="21"/>
        </w:rPr>
        <w:t>O Sistema valida as informações</w:t>
      </w:r>
    </w:p>
    <w:p w:rsid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8) </w:t>
      </w:r>
      <w:r>
        <w:rPr>
          <w:rFonts w:ascii="Segoe UI" w:hAnsi="Segoe UI" w:cs="Segoe UI"/>
          <w:color w:val="292A2E"/>
          <w:sz w:val="21"/>
          <w:szCs w:val="21"/>
        </w:rPr>
        <w:t>O Sistema registra a vaga</w:t>
      </w:r>
    </w:p>
    <w:p w:rsidR="009E20DB" w:rsidRPr="009E20DB" w:rsidRDefault="009E20DB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9) </w:t>
      </w:r>
      <w:r>
        <w:rPr>
          <w:rFonts w:ascii="Segoe UI" w:hAnsi="Segoe UI" w:cs="Segoe UI"/>
          <w:color w:val="292A2E"/>
          <w:sz w:val="21"/>
          <w:szCs w:val="21"/>
        </w:rPr>
        <w:t>O Sistema disponibiliza a vaga para os Freelancers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9E20DB" w:rsidRPr="009E20DB" w:rsidRDefault="009E20DB" w:rsidP="009E20D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3a) </w:t>
      </w:r>
      <w:r>
        <w:rPr>
          <w:rFonts w:ascii="Segoe UI" w:hAnsi="Segoe UI" w:cs="Segoe UI"/>
          <w:color w:val="292A2E"/>
          <w:sz w:val="21"/>
          <w:szCs w:val="21"/>
        </w:rPr>
        <w:t xml:space="preserve">Caso existam informações obrigatórias ausentes, o Sistema solicita seu preenchimento</w:t>
      </w:r>
    </w:p>
    <w:p w:rsidR="009E20DB" w:rsidRPr="009E20DB" w:rsidRDefault="009E20DB" w:rsidP="009E20D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5a) </w:t>
      </w:r>
      <w:r>
        <w:rPr>
          <w:rFonts w:ascii="Segoe UI" w:hAnsi="Segoe UI" w:cs="Segoe UI"/>
          <w:color w:val="292A2E"/>
          <w:sz w:val="21"/>
          <w:szCs w:val="21"/>
        </w:rPr>
        <w:t>Caso a Empresa cancele a operação, a vaga não é publicada</w:t>
      </w:r>
    </w:p>
    <w:p w:rsidR="009E20DB" w:rsidRPr="009E20DB" w:rsidRDefault="009E20DB" w:rsidP="009E20D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6a) </w:t>
      </w:r>
      <w:r>
        <w:rPr>
          <w:rFonts w:ascii="Segoe UI" w:hAnsi="Segoe UI" w:cs="Segoe UI"/>
          <w:color w:val="292A2E"/>
          <w:sz w:val="21"/>
          <w:szCs w:val="21"/>
        </w:rPr>
        <w:t xml:space="preserve">Caso ocorra erro na publicação, o Sistema informa a ocorrência e permite nova tentativa</w:t>
      </w:r>
    </w:p>
    <w:p>
      <w:pPr>
        <w:pStyle w:val="NormalWeb"/>
        <w:spacing w:before="0" w:beforeAutospacing="0" w:after="0" w:afterAutospacing="0"/>
        <w:rPr>
          <w:ins w:id="5003" w:author="Claude" w:date="2026-10-08T20:20:00Z"/>
          <w:rFonts w:ascii="Segoe UI" w:hAnsi="Segoe UI" w:cs="Segoe UI"/>
          <w:color w:val="292A2E"/>
          <w:sz w:val="21"/>
          <w:szCs w:val="21"/>
        </w:rPr>
      </w:pPr>
      <w:ins w:id="500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6b)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pode salvar a vaga como rascunho e publicá-la posteriormente</w:t>
        </w:r>
      </w:ins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Pós-condições: </w:t>
      </w:r>
      <w:r>
        <w:rPr>
          <w:rFonts w:ascii="Segoe UI" w:hAnsi="Segoe UI" w:cs="Segoe UI"/>
          <w:color w:val="292A2E"/>
          <w:sz w:val="21"/>
          <w:szCs w:val="21"/>
        </w:rPr>
        <w:t xml:space="preserve">A vaga é cadastrada e disponibilizada para candidatura </w:t>
      </w:r>
    </w:p>
    <w:p w:rsidR="00360243" w:rsidRPr="00CB2AE2" w:rsidRDefault="00360243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6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>Editar ou encerrar vaga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8A3955" w:rsidRDefault="008A3955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8A3955" w:rsidRDefault="008A3955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vaga cadastrada</w:t>
      </w:r>
    </w:p>
    <w:p w:rsidR="00360243" w:rsidRPr="008A3955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Fluxo principal (Edição):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1.1) </w:t>
      </w:r>
      <w:r>
        <w:rPr>
          <w:rFonts w:ascii="Segoe UI" w:hAnsi="Segoe UI" w:cs="Segoe UI"/>
          <w:color w:val="292A2E"/>
          <w:sz w:val="21"/>
          <w:szCs w:val="21"/>
        </w:rPr>
        <w:t>A Empresa acessa suas vagas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1.2) </w:t>
      </w:r>
      <w:r>
        <w:rPr>
          <w:rFonts w:ascii="Segoe UI" w:hAnsi="Segoe UI" w:cs="Segoe UI"/>
          <w:color w:val="292A2E"/>
          <w:sz w:val="21"/>
          <w:szCs w:val="21"/>
        </w:rPr>
        <w:t>O Sistema apresenta as vagas cadastradas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1.3) </w:t>
      </w:r>
      <w:r>
        <w:rPr>
          <w:rFonts w:ascii="Segoe UI" w:hAnsi="Segoe UI" w:cs="Segoe UI"/>
          <w:color w:val="292A2E"/>
          <w:sz w:val="21"/>
          <w:szCs w:val="21"/>
        </w:rPr>
        <w:t>A Empresa seleciona uma vaga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1.4) </w:t>
      </w:r>
      <w:r>
        <w:rPr>
          <w:rFonts w:ascii="Segoe UI" w:hAnsi="Segoe UI" w:cs="Segoe UI"/>
          <w:color w:val="292A2E"/>
          <w:sz w:val="21"/>
          <w:szCs w:val="21"/>
        </w:rPr>
        <w:t>A Empresa escolhe a opção de edição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1.5) </w:t>
      </w:r>
      <w:r>
        <w:rPr>
          <w:rFonts w:ascii="Segoe UI" w:hAnsi="Segoe UI" w:cs="Segoe UI"/>
          <w:color w:val="292A2E"/>
          <w:sz w:val="21"/>
          <w:szCs w:val="21"/>
        </w:rPr>
        <w:t>O Sistema apresenta os dados da vaga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1.6) </w:t>
      </w:r>
      <w:r>
        <w:rPr>
          <w:rFonts w:ascii="Segoe UI" w:hAnsi="Segoe UI" w:cs="Segoe UI"/>
          <w:color w:val="292A2E"/>
          <w:sz w:val="21"/>
          <w:szCs w:val="21"/>
        </w:rPr>
        <w:t>A Empresa altera os dados desejados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1.7) </w:t>
      </w:r>
      <w:r>
        <w:rPr>
          <w:rFonts w:ascii="Segoe UI" w:hAnsi="Segoe UI" w:cs="Segoe UI"/>
          <w:color w:val="292A2E"/>
          <w:sz w:val="21"/>
          <w:szCs w:val="21"/>
        </w:rPr>
        <w:t xml:space="preserve">A Empresa confirma a alteração 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1.8) </w:t>
      </w:r>
      <w:r>
        <w:rPr>
          <w:rFonts w:ascii="Segoe UI" w:hAnsi="Segoe UI" w:cs="Segoe UI"/>
          <w:color w:val="292A2E"/>
          <w:sz w:val="21"/>
          <w:szCs w:val="21"/>
        </w:rPr>
        <w:t>O Sistema registra a alteração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1.9) </w:t>
      </w:r>
      <w:r>
        <w:rPr>
          <w:rFonts w:ascii="Segoe UI" w:hAnsi="Segoe UI" w:cs="Segoe UI"/>
          <w:color w:val="292A2E"/>
          <w:sz w:val="21"/>
          <w:szCs w:val="21"/>
        </w:rPr>
        <w:t>O Sistema atualiza as informações da vaga</w:t>
      </w:r>
    </w:p>
    <w:p w:rsidR="008A3955" w:rsidRPr="008A3955" w:rsidRDefault="008A3955" w:rsidP="008A3955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(Encerramento/Exclusão):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2.1) </w:t>
      </w:r>
      <w:r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A Empresa acessa a vaga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2.2) </w:t>
      </w:r>
      <w:r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A Empresa seleciona a opção de encerramento/exclusão</w:t>
      </w:r>
    </w:p>
    <w:p w:rsidR="008A3955" w:rsidRPr="00C435BF" w:rsidRDefault="00C435BF" w:rsidP="008A3955">
      <w:pPr>
        <w:pStyle w:val="NormalWeb"/>
        <w:spacing w:before="0" w:beforeAutospacing="0" w:after="0" w:afterAutospacing="0"/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2.3) </w:t>
      </w:r>
      <w:r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O Sistema solicita a confirmação</w:t>
      </w:r>
    </w:p>
    <w:p w:rsidR="008A3955" w:rsidRPr="00C435BF" w:rsidRDefault="00C435BF" w:rsidP="008A3955">
      <w:pPr>
        <w:pStyle w:val="NormalWeb"/>
        <w:spacing w:before="0" w:beforeAutospacing="0" w:after="0" w:afterAutospacing="0"/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2.4) </w:t>
      </w:r>
      <w:r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A Empresa confirma</w:t>
      </w:r>
    </w:p>
    <w:p w:rsidR="008A3955" w:rsidRPr="00C435BF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2.5) </w:t>
      </w:r>
      <w:r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O Sistema encerra ou exclui a vaga conforme a operação selecionada</w:t>
      </w:r>
    </w:p>
    <w:p w:rsidR="00360243" w:rsidRDefault="008A3955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C435BF" w:rsidRDefault="00C435BF" w:rsidP="00C435B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1.6a) </w:t>
      </w:r>
      <w:r>
        <w:rPr>
          <w:rFonts w:ascii="Segoe UI" w:hAnsi="Segoe UI" w:cs="Segoe UI"/>
          <w:color w:val="292A2E"/>
          <w:sz w:val="21"/>
          <w:szCs w:val="21"/>
        </w:rPr>
        <w:t xml:space="preserve">Caso ocorra erro durante a alteração, o Sistema informa a ocorrência</w:t>
      </w:r>
    </w:p>
    <w:p w:rsidR="00C435BF" w:rsidRPr="00C435BF" w:rsidRDefault="00C435BF" w:rsidP="00C435B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1.8a) </w:t>
      </w:r>
      <w:r>
        <w:rPr>
          <w:rFonts w:ascii="Segoe UI" w:hAnsi="Segoe UI" w:cs="Segoe UI"/>
          <w:color w:val="292A2E"/>
          <w:sz w:val="21"/>
          <w:szCs w:val="21"/>
        </w:rPr>
        <w:t>O Sistema deve manter registro das alterações realizadas na vaga</w:t>
      </w:r>
    </w:p>
    <w:p>
      <w:pPr>
        <w:pStyle w:val="NormalWeb"/>
        <w:spacing w:before="0" w:beforeAutospacing="0" w:after="0" w:afterAutospacing="0"/>
        <w:rPr>
          <w:ins w:id="5005" w:author="Claude" w:date="2026-10-08T20:20:00Z"/>
          <w:rFonts w:ascii="Segoe UI" w:hAnsi="Segoe UI" w:cs="Segoe UI"/>
          <w:color w:val="292A2E"/>
          <w:sz w:val="21"/>
          <w:szCs w:val="21"/>
        </w:rPr>
      </w:pPr>
      <w:ins w:id="500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2.2a)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a vaga já possua Freelancer confirmado, o Sistema direciona a Empresa para o cancelamento de vaga confirmada (Caso de Uso 18)</w:t>
        </w:r>
      </w:ins>
    </w:p>
    <w:p w:rsidR="00B761C8" w:rsidRPr="00C435BF" w:rsidRDefault="00360243" w:rsidP="00B761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vaga permanece atualizada ou deixa de estar disponível, conforme a ação realizada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7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Visualizar e ordenar candidatos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Empresa(Principal) e Sistema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uma vaga com candidatos</w:t>
      </w:r>
    </w:p>
    <w:p w:rsidR="00360243" w:rsidRPr="009B19DD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9B19DD" w:rsidRP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uma vaga publicada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</w:t>
      </w:r>
      <w:r>
        <w:rPr>
          <w:rFonts w:ascii="Segoe UI" w:hAnsi="Segoe UI" w:cs="Segoe UI"/>
          <w:color w:val="292A2E"/>
          <w:sz w:val="21"/>
          <w:szCs w:val="21"/>
        </w:rPr>
        <w:t>) O Sistema apresenta a lista de candidatos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seleciona o filtro ou critério de ordenação desejada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O Sistema organiza os candidatos conforme o critério selecionado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A Empresa visualiza a lista reorganizada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2a) </w:t>
      </w:r>
      <w:r>
        <w:rPr>
          <w:rFonts w:ascii="Segoe UI" w:hAnsi="Segoe UI" w:cs="Segoe UI"/>
          <w:color w:val="292A2E"/>
          <w:sz w:val="21"/>
          <w:szCs w:val="21"/>
        </w:rPr>
        <w:t xml:space="preserve">Caso não existam candidatos, o Sistema informa que não há candidatos para a vaga</w:t>
      </w:r>
    </w:p>
    <w:p w:rsidR="009B19DD" w:rsidRP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3a) </w:t>
      </w:r>
      <w:r>
        <w:rPr>
          <w:rFonts w:ascii="Segoe UI" w:hAnsi="Segoe UI" w:cs="Segoe UI"/>
          <w:color w:val="292A2E"/>
          <w:sz w:val="21"/>
          <w:szCs w:val="21"/>
        </w:rPr>
        <w:t xml:space="preserve">Caso nenhum filtro seja selecionado, o Sistema apresenta a lista em sua ordem padrão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visualiza os candidatos de acordo com o critério escolhido</w:t>
      </w:r>
    </w:p>
    <w:p w:rsidR="00360243" w:rsidRPr="00CB2AE2" w:rsidRDefault="00360243" w:rsidP="00040C3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8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>Visualizar perfil do candidato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candidato deve possuir um perfil disponível para consulta</w:t>
      </w:r>
    </w:p>
    <w:p w:rsidR="00040C38" w:rsidRPr="009B19DD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Fluxo principal: 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lista de candidatos</w:t>
      </w:r>
    </w:p>
    <w:p w:rsidR="009B19DD" w:rsidRPr="00167787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A Empresa seleciona um candidato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O Sistema apresenta o perfil do Freelancer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consulta as informações disponíveis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O Sistema apresenta as informações profissionais, avaliações e demais dados permitidos</w:t>
      </w:r>
    </w:p>
    <w:p w:rsidR="009B19DD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>:</w:t>
      </w:r>
    </w:p>
    <w:p w:rsidR="00040C38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3a) </w:t>
      </w:r>
      <w:r>
        <w:rPr>
          <w:rFonts w:ascii="Segoe UI" w:hAnsi="Segoe UI" w:cs="Segoe UI"/>
          <w:color w:val="292A2E"/>
          <w:sz w:val="21"/>
          <w:szCs w:val="21"/>
        </w:rPr>
        <w:t xml:space="preserve">Caso determinada informação não esteja disponível, o Sistema apresenta somente os dados autorizados 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visualiza as informações disponíveis do candidato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9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>Contratar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(Principal), Freelancer e Sistema (Secundários)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Deve existir uma vaga disponível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 candidato selecionável</w:t>
      </w:r>
    </w:p>
    <w:p w:rsidR="00040C38" w:rsidRPr="00167787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lista de candidatos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A Empresa visualiza o perfil dos candidatos</w:t>
      </w:r>
    </w:p>
    <w:p w:rsidR="00167787" w:rsidRP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seleciona o Freelancer desejado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solicita a contratação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registra a contratação</w:t>
      </w:r>
      <w:ins w:id="5211" w:author="Claude" w:date="2026-10-08T20:20:00Z">
        <w:r>
          <w:rPr>
            <w:rFonts w:ascii="Segoe UI" w:hAnsi="Segoe UI" w:cs="Segoe UI"/>
            <w:color w:val="292A2E"/>
            <w:sz w:val="21"/>
            <w:szCs w:val="21"/>
          </w:rPr>
          <w:t xml:space="preserve"> e, quando a forma de pagamento da vaga for pela plataforma, registra o pagamento do valor acordado em custódia</w:t>
        </w:r>
      </w:ins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O Sistema atualiza o status correspondente</w:t>
      </w:r>
      <w:ins w:id="5212" w:author="Claude" w:date="2026-10-08T20:20:00Z">
        <w:r>
          <w:rPr>
            <w:rFonts w:ascii="Segoe UI" w:hAnsi="Segoe UI" w:cs="Segoe UI"/>
            <w:color w:val="292A2E"/>
            <w:sz w:val="21"/>
            <w:szCs w:val="21"/>
          </w:rPr>
          <w:t xml:space="preserve">: a candidatura selecionada passa a aceita e, quando a quantidade de profissionais da vaga é atingida, a vaga passa a preenchida</w:t>
        </w:r>
      </w:ins>
    </w:p>
    <w:p w:rsidR="00167787" w:rsidRP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>
        <w:rPr>
          <w:rFonts w:ascii="Segoe UI" w:hAnsi="Segoe UI" w:cs="Segoe UI"/>
          <w:color w:val="292A2E"/>
          <w:sz w:val="21"/>
          <w:szCs w:val="21"/>
        </w:rPr>
        <w:t>O Sistema disponibiliza as informações da contratação para os envolvidos</w:t>
      </w:r>
      <w:ins w:id="5213" w:author="Claude" w:date="2026-10-08T20:20:00Z">
        <w:r>
          <w:rPr>
            <w:rFonts w:ascii="Segoe UI" w:hAnsi="Segoe UI" w:cs="Segoe UI"/>
            <w:color w:val="292A2E"/>
            <w:sz w:val="21"/>
            <w:szCs w:val="21"/>
          </w:rPr>
          <w:t xml:space="preserve"> e abre a conversa entre a Empresa e o Freelancer</w:t>
        </w:r>
      </w:ins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pode escolher outro candidato antes da confirmação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3b</w:t>
      </w:r>
      <w:r>
        <w:rPr>
          <w:rFonts w:ascii="Segoe UI" w:hAnsi="Segoe UI" w:cs="Segoe UI"/>
          <w:color w:val="292A2E"/>
          <w:sz w:val="21"/>
          <w:szCs w:val="21"/>
        </w:rPr>
        <w:t xml:space="preserve">) Caso a contratação não possa ser realizada, O Sistema informa a ocorrência</w:t>
      </w:r>
    </w:p>
    <w:p w:rsidR="00167787" w:rsidRP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4a)</w:t>
      </w:r>
      <w:r>
        <w:rPr>
          <w:rFonts w:ascii="Segoe UI" w:hAnsi="Segoe UI" w:cs="Segoe UI"/>
          <w:color w:val="292A2E"/>
          <w:sz w:val="21"/>
          <w:szCs w:val="21"/>
        </w:rPr>
        <w:t xml:space="preserve"> Caso o candidato já não esteja disponível, o Sistema impede a contratação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é contratado para a vaga e a contratação fica registrada no sistema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10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Comunicação com o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(Principal), Freelancer e Sistema (Secundários)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uma interação entre Empresa e Freelancer que permita a comunicação</w:t>
      </w:r>
    </w:p>
    <w:p w:rsidR="00040C38" w:rsidRPr="00E85197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E85197" w:rsidRP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o chat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O Sistema apresenta a área de mensagens</w:t>
      </w:r>
    </w:p>
    <w:p w:rsidR="00E85197" w:rsidRP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escreve uma mensagem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envia a mensagem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O Sistema registra a mensagem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O Sistema disponibiliza a mensagem ao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4a) </w:t>
      </w:r>
      <w:r>
        <w:rPr>
          <w:rFonts w:ascii="Segoe UI" w:hAnsi="Segoe UI" w:cs="Segoe UI"/>
          <w:color w:val="292A2E"/>
          <w:sz w:val="21"/>
          <w:szCs w:val="21"/>
        </w:rPr>
        <w:t xml:space="preserve">Caso ocorra uma falha no envio, o Sistema informa a ocorrência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5a) </w:t>
      </w:r>
      <w:r>
        <w:rPr>
          <w:rFonts w:ascii="Segoe UI" w:hAnsi="Segoe UI" w:cs="Segoe UI"/>
          <w:color w:val="292A2E"/>
          <w:sz w:val="21"/>
          <w:szCs w:val="21"/>
        </w:rPr>
        <w:t xml:space="preserve">Caso a conexão seja interrompida, o Sistema deve tratar a instabilidade e permitir a continuidade da operação quando possível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mensagem é registrada e disponibilizada ao destinatário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11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>Definir forma de pagamento da vaga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vaga deve estar em processo de criação ou em situação que permita a definição do pagamento</w:t>
      </w:r>
    </w:p>
    <w:p w:rsidR="00040C38" w:rsidRPr="00E85197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Fluxo principal: </w:t>
      </w:r>
    </w:p>
    <w:p w:rsidR="00E85197" w:rsidRP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configuração de pagamento da vaga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O Sistema apresenta as opções disponíveis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seleciona a forma de pagamento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confirma a escolha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O Sistema registra a forma de pagamento associada à vaga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</w:t>
      </w:r>
      <w:r>
        <w:rPr>
          <w:rFonts w:ascii="Segoe UI" w:hAnsi="Segoe UI" w:cs="Segoe UI"/>
          <w:color w:val="292A2E"/>
          <w:sz w:val="21"/>
          <w:szCs w:val="21"/>
        </w:rPr>
        <w:t xml:space="preserve">) Caso a opção selecionada não esteja disponível, o Sistema solicita que outra opção seja escolhida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5a) </w:t>
      </w:r>
      <w:r>
        <w:rPr>
          <w:rFonts w:ascii="Segoe UI" w:hAnsi="Segoe UI" w:cs="Segoe UI"/>
          <w:color w:val="292A2E"/>
          <w:sz w:val="21"/>
          <w:szCs w:val="21"/>
        </w:rPr>
        <w:t xml:space="preserve">Caso ocorra erro no registro, o Sistema informa a ocorrência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forma de pagamento fica associada à vaga</w:t>
      </w: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12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>Avaliar o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(Principal), Freelancer e Sistema (Secundários)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A Empresa deve estar autenticada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ter ocorrido uma prestação de serviço pelo Freelancer</w:t>
      </w:r>
    </w:p>
    <w:p w:rsidR="00040C38" w:rsidRPr="00642763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avaliação relacionada ao serviço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O Sistema apresenta a opção de avaliação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atribui uma nota</w:t>
      </w:r>
      <w:ins w:id="5214" w:author="Claude" w:date="2026-10-08T20:20:00Z">
        <w:r>
          <w:rPr>
            <w:rFonts w:ascii="Segoe UI" w:hAnsi="Segoe UI" w:cs="Segoe UI"/>
            <w:color w:val="292A2E"/>
            <w:sz w:val="21"/>
            <w:szCs w:val="21"/>
          </w:rPr>
          <w:t xml:space="preserve"> considerando os critérios de avaliação disponíveis</w:t>
        </w:r>
      </w:ins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pode inserir um comentário apropriado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A Empresa confirma a avaliação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O Sistema registra a avaliação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>
        <w:rPr>
          <w:rFonts w:ascii="Segoe UI" w:hAnsi="Segoe UI" w:cs="Segoe UI"/>
          <w:color w:val="292A2E"/>
          <w:sz w:val="21"/>
          <w:szCs w:val="21"/>
        </w:rPr>
        <w:t>O Sistema atualiza as informações da avaliação no perfil do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4a) </w:t>
      </w:r>
      <w:r>
        <w:rPr>
          <w:rFonts w:ascii="Segoe UI" w:hAnsi="Segoe UI" w:cs="Segoe UI"/>
          <w:color w:val="292A2E"/>
          <w:sz w:val="21"/>
          <w:szCs w:val="21"/>
        </w:rPr>
        <w:t>Caso a Empresa não queira inserir comentário, pode realizar somente a avaliação disponível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4b) </w:t>
      </w:r>
      <w:r>
        <w:rPr>
          <w:rFonts w:ascii="Segoe UI" w:hAnsi="Segoe UI" w:cs="Segoe UI"/>
          <w:color w:val="292A2E"/>
          <w:sz w:val="21"/>
          <w:szCs w:val="21"/>
        </w:rPr>
        <w:t xml:space="preserve">Caso o conteúdo do comentário não seja apropriado às regras da plataforma, o Sistema impede seu registro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avaliação da Empresa fica registrada para o Freelancer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Pr="00B761C8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13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Solicitar substituição automática de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(Principal), Freelancer e Sistema (Secundários)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A Empresa deve estar autenticada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uma vaga/serviço associado a um Freelancer previamente selecionado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Deve ocorrer uma situação que justifique a solicitação de substituição</w:t>
      </w:r>
    </w:p>
    <w:p w:rsidR="00040C38" w:rsidRPr="00517486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opção de substituição</w:t>
      </w:r>
      <w:ins w:id="5215" w:author="Claude" w:date="2026-10-08T20:20:00Z">
        <w:r>
          <w:rPr>
            <w:rFonts w:ascii="Segoe UI" w:hAnsi="Segoe UI" w:cs="Segoe UI"/>
            <w:color w:val="292A2E"/>
            <w:sz w:val="21"/>
            <w:szCs w:val="21"/>
          </w:rPr>
          <w:t xml:space="preserve"> e informa o motivo da substituição (desistência, atraso, não comparecimento ou outro)</w:t>
        </w:r>
      </w:ins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A Empresa aciona busca automática de substituto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O Sistema solicita ou apresenta o alcance da busca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define o alcance em quilômetros</w:t>
      </w:r>
    </w:p>
    <w:p w:rsidR="00517486" w:rsidRPr="005A2B5E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 xml:space="preserve">O Sistema realiza a busca de Freelancers dentro do alcance disponível 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 xml:space="preserve">O Sistema considera a localização disponível dos Freelancers para realizar a busca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>
        <w:rPr>
          <w:rFonts w:ascii="Segoe UI" w:hAnsi="Segoe UI" w:cs="Segoe UI"/>
          <w:color w:val="292A2E"/>
          <w:sz w:val="21"/>
          <w:szCs w:val="21"/>
        </w:rPr>
        <w:t xml:space="preserve">O Sistema apresenta ou notifica os Freelancers elegíveis</w:t>
      </w:r>
    </w:p>
    <w:p w:rsidR="00517486" w:rsidRP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8) </w:t>
      </w:r>
      <w:r>
        <w:rPr>
          <w:rFonts w:ascii="Segoe UI" w:hAnsi="Segoe UI" w:cs="Segoe UI"/>
          <w:color w:val="292A2E"/>
          <w:sz w:val="21"/>
          <w:szCs w:val="21"/>
        </w:rPr>
        <w:t>O processo de substituição é disponibilizado para continuidade da contratação</w:t>
      </w:r>
      <w:ins w:id="5216" w:author="Claude" w:date="2026-10-08T20:20:00Z">
        <w:r>
          <w:rPr>
            <w:rFonts w:ascii="Segoe UI" w:hAnsi="Segoe UI" w:cs="Segoe UI"/>
            <w:color w:val="292A2E"/>
            <w:sz w:val="21"/>
            <w:szCs w:val="21"/>
          </w:rPr>
          <w:t xml:space="preserve"> (acompanhamento descrito no Caso de Uso 19)</w:t>
        </w:r>
      </w:ins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4a) </w:t>
      </w:r>
      <w:r>
        <w:rPr>
          <w:rFonts w:ascii="Segoe UI" w:hAnsi="Segoe UI" w:cs="Segoe UI"/>
          <w:color w:val="292A2E"/>
          <w:sz w:val="21"/>
          <w:szCs w:val="21"/>
        </w:rPr>
        <w:t>Caso a Empresa defina um alcance diferente, o Sistema realiza a busca considerando o novo valor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5a) </w:t>
      </w:r>
      <w:r>
        <w:rPr>
          <w:rFonts w:ascii="Segoe UI" w:hAnsi="Segoe UI" w:cs="Segoe UI"/>
          <w:color w:val="292A2E"/>
          <w:sz w:val="21"/>
          <w:szCs w:val="21"/>
        </w:rPr>
        <w:t xml:space="preserve">Caso nenhum Freelancer for encontrado dentro do alcance, o Sistema informa que não foram encontrados candidatos</w:t>
      </w:r>
    </w:p>
    <w:p w:rsidR="005A2B5E" w:rsidRDefault="005A2B5E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6a) </w:t>
      </w:r>
      <w:r>
        <w:rPr>
          <w:rFonts w:ascii="Segoe UI" w:hAnsi="Segoe UI" w:cs="Segoe UI"/>
          <w:color w:val="292A2E"/>
          <w:sz w:val="21"/>
          <w:szCs w:val="21"/>
        </w:rPr>
        <w:t>O Sistema deve considerar a margem de erro da localização utilizada no cálculo do raio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Uma busca de substituição é realizada dentro do alcance definido ou o Sistema informa que não encontrou candidatos compatíveis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14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</w:t>
      </w:r>
      <w:r>
        <w:rPr>
          <w:rFonts w:ascii="Segoe UI" w:hAnsi="Segoe UI" w:cs="Segoe UI"/>
          <w:color w:val="292A2E"/>
          <w:sz w:val="21"/>
          <w:szCs w:val="21"/>
        </w:rPr>
        <w:t>Assinatura Premium da Empresa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A Empresa deve estar autenticada</w:t>
      </w:r>
    </w:p>
    <w:p w:rsidR="00040C38" w:rsidRPr="005A2B5E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área Premium</w:t>
      </w:r>
    </w:p>
    <w:p w:rsidR="005A2B5E" w:rsidRPr="00A55BEF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 xml:space="preserve">O Sistema apresenta as informações da assinatura 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seleciona a assinatura</w:t>
      </w:r>
      <w:ins w:id="5217" w:author="Claude" w:date="2026-10-08T20:20:00Z">
        <w:r>
          <w:rPr>
            <w:rFonts w:ascii="Segoe UI" w:hAnsi="Segoe UI" w:cs="Segoe UI"/>
            <w:color w:val="292A2E"/>
            <w:sz w:val="21"/>
            <w:szCs w:val="21"/>
          </w:rPr>
          <w:t xml:space="preserve"> (plano) e define se deseja a renovação automática</w:t>
        </w:r>
      </w:ins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confirma a contratação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O Sistema registra a assinatura</w:t>
      </w:r>
    </w:p>
    <w:p w:rsidR="005A2B5E" w:rsidRP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O Sistema disponibiliza os recursos correspondentes ao perfil Premium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4a) </w:t>
      </w:r>
      <w:r>
        <w:rPr>
          <w:rFonts w:ascii="Segoe UI" w:hAnsi="Segoe UI" w:cs="Segoe UI"/>
          <w:color w:val="292A2E"/>
          <w:sz w:val="21"/>
          <w:szCs w:val="21"/>
        </w:rPr>
        <w:t>Caso a Empresa não confirme a contratação, nenhuma assinatura é ativada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5a)</w:t>
      </w:r>
      <w:r>
        <w:rPr>
          <w:rFonts w:ascii="Segoe UI" w:hAnsi="Segoe UI" w:cs="Segoe UI"/>
          <w:color w:val="292A2E"/>
          <w:sz w:val="21"/>
          <w:szCs w:val="21"/>
        </w:rPr>
        <w:t xml:space="preserve"> Caso ocorra erro no processo, o Sistema informa a ocorrência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possuir a assinatura Premium ativada, após a contratação ser concluída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15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Nome/Título: Destacar vaga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Empresa (Principal) e Sistema (Secundário)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A Empresa deve possuir uma conta autenticada</w:t>
      </w:r>
    </w:p>
    <w:p w:rsid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uma vaga que possa ser destacada</w:t>
      </w:r>
    </w:p>
    <w:p w:rsidR="00040C38" w:rsidRPr="00A55BEF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seleciona a vaga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A Empresa escolhe a opção de destaque</w:t>
      </w:r>
    </w:p>
    <w:p w:rsid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O Sistema apresenta as condições do destaque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confirma a contratação do destaque</w:t>
        <w:br/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O Sistema processa o pagamento</w:t>
      </w:r>
      <w:r>
        <w:rPr>
          <w:rFonts w:ascii="Segoe UI" w:hAnsi="Segoe UI" w:cs="Segoe UI"/>
          <w:b/>
          <w:color w:val="292A2E"/>
          <w:sz w:val="21"/>
          <w:szCs w:val="21"/>
        </w:rPr>
        <w:br/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O Sistema registra a transação</w:t>
      </w:r>
      <w:r>
        <w:rPr>
          <w:rFonts w:ascii="Segoe UI" w:hAnsi="Segoe UI" w:cs="Segoe UI"/>
          <w:b/>
          <w:color w:val="292A2E"/>
          <w:sz w:val="21"/>
          <w:szCs w:val="21"/>
        </w:rPr>
        <w:br/>
        <w:t xml:space="preserve">7) </w:t>
      </w:r>
      <w:r>
        <w:rPr>
          <w:rFonts w:ascii="Segoe UI" w:hAnsi="Segoe UI" w:cs="Segoe UI"/>
          <w:color w:val="292A2E"/>
          <w:sz w:val="21"/>
          <w:szCs w:val="21"/>
        </w:rPr>
        <w:t>O Sistema aplica o destaque à vaga pelo período de tempo determinado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5a) </w:t>
      </w:r>
      <w:r>
        <w:rPr>
          <w:rFonts w:ascii="Segoe UI" w:hAnsi="Segoe UI" w:cs="Segoe UI"/>
          <w:color w:val="292A2E"/>
          <w:sz w:val="21"/>
          <w:szCs w:val="21"/>
        </w:rPr>
        <w:t xml:space="preserve">Caso o pagamento não seja concluído, o destaque não é ativado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6b)</w:t>
      </w:r>
      <w:r>
        <w:rPr>
          <w:rFonts w:ascii="Segoe UI" w:hAnsi="Segoe UI" w:cs="Segoe UI"/>
          <w:color w:val="292A2E"/>
          <w:sz w:val="21"/>
          <w:szCs w:val="21"/>
        </w:rPr>
        <w:t xml:space="preserve"> Caso ocorra falha no processamento, o Sistema informa a ocorrência e não deve processar a transação em duplicidade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A vaga fica destacada durante o período contratado</w:t>
      </w:r>
    </w:p>
    <w:p>
      <w:pPr>
        <w:pStyle w:val="NormalWeb"/>
        <w:spacing w:before="0" w:beforeAutospacing="0" w:after="0" w:afterAutospacing="0"/>
        <w:rPr>
          <w:ins w:id="5007" w:author="Claude" w:date="2026-10-08T20:20:00Z"/>
          <w:rFonts w:ascii="Segoe UI" w:hAnsi="Segoe UI" w:cs="Segoe UI"/>
          <w:b/>
          <w:color w:val="292A2E"/>
          <w:sz w:val="21"/>
          <w:szCs w:val="21"/>
        </w:rPr>
      </w:pPr>
    </w:p>
    <w:p>
      <w:pPr>
        <w:pStyle w:val="NormalWeb"/>
        <w:spacing w:before="0" w:beforeAutospacing="0" w:after="0" w:afterAutospacing="0"/>
        <w:rPr>
          <w:ins w:id="5008" w:author="Claude" w:date="2026-10-08T20:20:00Z"/>
          <w:rFonts w:ascii="Segoe UI" w:hAnsi="Segoe UI" w:cs="Segoe UI"/>
          <w:b/>
          <w:color w:val="292A2E"/>
          <w:sz w:val="22"/>
          <w:szCs w:val="22"/>
        </w:rPr>
      </w:pPr>
      <w:ins w:id="5009" w:author="Claude" w:date="2026-10-08T20:20:00Z">
        <w:r>
          <w:rPr>
            <w:rFonts w:ascii="Segoe UI" w:hAnsi="Segoe UI" w:cs="Segoe UI"/>
            <w:b/>
            <w:color w:val="292A2E"/>
            <w:sz w:val="22"/>
            <w:szCs w:val="22"/>
          </w:rPr>
          <w:t xml:space="preserve">Caso de Uso 16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10" w:author="Claude" w:date="2026-10-08T20:20:00Z"/>
          <w:rFonts w:ascii="Segoe UI" w:hAnsi="Segoe UI" w:cs="Segoe UI"/>
          <w:color w:val="292A2E"/>
          <w:sz w:val="21"/>
          <w:szCs w:val="21"/>
        </w:rPr>
      </w:pPr>
      <w:ins w:id="501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Nome/Título: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Confirmar conclusão do serviço e liberar pagamento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12" w:author="Claude" w:date="2026-10-08T20:20:00Z"/>
          <w:rFonts w:ascii="Segoe UI" w:hAnsi="Segoe UI" w:cs="Segoe UI"/>
          <w:color w:val="292A2E"/>
          <w:sz w:val="21"/>
          <w:szCs w:val="21"/>
        </w:rPr>
      </w:pPr>
      <w:ins w:id="501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Atores: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Empresa (Principal), Freelancer e Sistema (Secundários)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14" w:author="Claude" w:date="2026-10-08T20:20:00Z"/>
          <w:rFonts w:ascii="Segoe UI" w:hAnsi="Segoe UI" w:cs="Segoe UI"/>
          <w:color w:val="292A2E"/>
          <w:sz w:val="21"/>
          <w:szCs w:val="21"/>
        </w:rPr>
      </w:pPr>
      <w:ins w:id="501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Pré-condições:</w:t>
        </w:r>
      </w:ins>
    </w:p>
    <w:p>
      <w:pPr>
        <w:pStyle w:val="NormalWeb"/>
        <w:spacing w:before="0" w:beforeAutospacing="0" w:after="0" w:afterAutospacing="0"/>
        <w:rPr>
          <w:ins w:id="5016" w:author="Claude" w:date="2026-10-08T20:20:00Z"/>
          <w:rFonts w:ascii="Segoe UI" w:hAnsi="Segoe UI" w:cs="Segoe UI"/>
          <w:color w:val="292A2E"/>
          <w:sz w:val="21"/>
          <w:szCs w:val="21"/>
        </w:rPr>
      </w:pPr>
      <w:ins w:id="5017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deve estar autenticada</w:t>
        </w:r>
      </w:ins>
    </w:p>
    <w:p>
      <w:pPr>
        <w:pStyle w:val="NormalWeb"/>
        <w:spacing w:before="0" w:beforeAutospacing="0" w:after="0" w:afterAutospacing="0"/>
        <w:rPr>
          <w:ins w:id="5018" w:author="Claude" w:date="2026-10-08T20:20:00Z"/>
          <w:rFonts w:ascii="Segoe UI" w:hAnsi="Segoe UI" w:cs="Segoe UI"/>
          <w:color w:val="292A2E"/>
          <w:sz w:val="21"/>
          <w:szCs w:val="21"/>
        </w:rPr>
      </w:pPr>
      <w:ins w:id="501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Deve existir uma contratação cujo serviço tenha sido realizado pelo Freelancer</w:t>
        </w:r>
      </w:ins>
    </w:p>
    <w:p>
      <w:pPr>
        <w:pStyle w:val="NormalWeb"/>
        <w:spacing w:before="0" w:beforeAutospacing="0" w:after="0" w:afterAutospacing="0"/>
        <w:rPr>
          <w:ins w:id="5020" w:author="Claude" w:date="2026-10-08T20:20:00Z"/>
          <w:rFonts w:ascii="Segoe UI" w:hAnsi="Segoe UI" w:cs="Segoe UI"/>
          <w:color w:val="292A2E"/>
          <w:sz w:val="21"/>
          <w:szCs w:val="21"/>
        </w:rPr>
      </w:pPr>
      <w:ins w:id="502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Quando a forma de pagamento da vaga for pela plataforma, o pagamento deve estar retido em custódia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22" w:author="Claude" w:date="2026-10-08T20:20:00Z"/>
          <w:rFonts w:ascii="Segoe UI" w:hAnsi="Segoe UI" w:cs="Segoe UI"/>
          <w:color w:val="292A2E"/>
          <w:sz w:val="21"/>
          <w:szCs w:val="21"/>
        </w:rPr>
      </w:pPr>
      <w:ins w:id="502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Fluxo principal:</w:t>
        </w:r>
      </w:ins>
    </w:p>
    <w:p>
      <w:pPr>
        <w:pStyle w:val="NormalWeb"/>
        <w:spacing w:before="0" w:beforeAutospacing="0" w:after="0" w:afterAutospacing="0"/>
        <w:rPr>
          <w:ins w:id="5024" w:author="Claude" w:date="2026-10-08T20:20:00Z"/>
          <w:rFonts w:ascii="Segoe UI" w:hAnsi="Segoe UI" w:cs="Segoe UI"/>
          <w:color w:val="292A2E"/>
          <w:sz w:val="21"/>
          <w:szCs w:val="21"/>
        </w:rPr>
      </w:pPr>
      <w:ins w:id="502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acessa as contratações da vaga</w:t>
        </w:r>
      </w:ins>
    </w:p>
    <w:p>
      <w:pPr>
        <w:pStyle w:val="NormalWeb"/>
        <w:spacing w:before="0" w:beforeAutospacing="0" w:after="0" w:afterAutospacing="0"/>
        <w:rPr>
          <w:ins w:id="5026" w:author="Claude" w:date="2026-10-08T20:20:00Z"/>
          <w:rFonts w:ascii="Segoe UI" w:hAnsi="Segoe UI" w:cs="Segoe UI"/>
          <w:color w:val="292A2E"/>
          <w:sz w:val="21"/>
          <w:szCs w:val="21"/>
        </w:rPr>
      </w:pPr>
      <w:ins w:id="5027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2)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apresenta as contratações com serviço realizado e aguardando confirmação</w:t>
        </w:r>
      </w:ins>
    </w:p>
    <w:p>
      <w:pPr>
        <w:pStyle w:val="NormalWeb"/>
        <w:spacing w:before="0" w:beforeAutospacing="0" w:after="0" w:afterAutospacing="0"/>
        <w:rPr>
          <w:ins w:id="5028" w:author="Claude" w:date="2026-10-08T20:20:00Z"/>
          <w:rFonts w:ascii="Segoe UI" w:hAnsi="Segoe UI" w:cs="Segoe UI"/>
          <w:color w:val="292A2E"/>
          <w:sz w:val="21"/>
          <w:szCs w:val="21"/>
        </w:rPr>
      </w:pPr>
      <w:ins w:id="502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3)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seleciona a contratação</w:t>
        </w:r>
      </w:ins>
    </w:p>
    <w:p>
      <w:pPr>
        <w:pStyle w:val="NormalWeb"/>
        <w:spacing w:before="0" w:beforeAutospacing="0" w:after="0" w:afterAutospacing="0"/>
        <w:rPr>
          <w:ins w:id="5030" w:author="Claude" w:date="2026-10-08T20:20:00Z"/>
          <w:rFonts w:ascii="Segoe UI" w:hAnsi="Segoe UI" w:cs="Segoe UI"/>
          <w:color w:val="292A2E"/>
          <w:sz w:val="21"/>
          <w:szCs w:val="21"/>
        </w:rPr>
      </w:pPr>
      <w:ins w:id="503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4)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apresenta os dados do serviço (período, registros de entrada e saída do Freelancer e valor acordado)</w:t>
        </w:r>
      </w:ins>
    </w:p>
    <w:p>
      <w:pPr>
        <w:pStyle w:val="NormalWeb"/>
        <w:spacing w:before="0" w:beforeAutospacing="0" w:after="0" w:afterAutospacing="0"/>
        <w:rPr>
          <w:ins w:id="5032" w:author="Claude" w:date="2026-10-08T20:20:00Z"/>
          <w:rFonts w:ascii="Segoe UI" w:hAnsi="Segoe UI" w:cs="Segoe UI"/>
          <w:color w:val="292A2E"/>
          <w:sz w:val="21"/>
          <w:szCs w:val="21"/>
        </w:rPr>
      </w:pPr>
      <w:ins w:id="503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5)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confirma a conclusão do serviço</w:t>
        </w:r>
      </w:ins>
    </w:p>
    <w:p>
      <w:pPr>
        <w:pStyle w:val="NormalWeb"/>
        <w:spacing w:before="0" w:beforeAutospacing="0" w:after="0" w:afterAutospacing="0"/>
        <w:rPr>
          <w:ins w:id="5034" w:author="Claude" w:date="2026-10-08T20:20:00Z"/>
          <w:rFonts w:ascii="Segoe UI" w:hAnsi="Segoe UI" w:cs="Segoe UI"/>
          <w:color w:val="292A2E"/>
          <w:sz w:val="21"/>
          <w:szCs w:val="21"/>
        </w:rPr>
      </w:pPr>
      <w:ins w:id="503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6)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registra a conclusão da contratação</w:t>
        </w:r>
      </w:ins>
    </w:p>
    <w:p>
      <w:pPr>
        <w:pStyle w:val="NormalWeb"/>
        <w:spacing w:before="0" w:beforeAutospacing="0" w:after="0" w:afterAutospacing="0"/>
        <w:rPr>
          <w:ins w:id="5036" w:author="Claude" w:date="2026-10-08T20:20:00Z"/>
          <w:rFonts w:ascii="Segoe UI" w:hAnsi="Segoe UI" w:cs="Segoe UI"/>
          <w:color w:val="292A2E"/>
          <w:sz w:val="21"/>
          <w:szCs w:val="21"/>
        </w:rPr>
      </w:pPr>
      <w:ins w:id="5037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7)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libera o pagamento retido em custódia, descontada a taxa da plataforma</w:t>
        </w:r>
      </w:ins>
    </w:p>
    <w:p>
      <w:pPr>
        <w:pStyle w:val="NormalWeb"/>
        <w:spacing w:before="0" w:beforeAutospacing="0" w:after="0" w:afterAutospacing="0"/>
        <w:rPr>
          <w:ins w:id="5038" w:author="Claude" w:date="2026-10-08T20:20:00Z"/>
          <w:rFonts w:ascii="Segoe UI" w:hAnsi="Segoe UI" w:cs="Segoe UI"/>
          <w:color w:val="292A2E"/>
          <w:sz w:val="21"/>
          <w:szCs w:val="21"/>
        </w:rPr>
      </w:pPr>
      <w:ins w:id="503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8)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credita o valor líquido na carteira do Freelancer</w:t>
        </w:r>
      </w:ins>
    </w:p>
    <w:p>
      <w:pPr>
        <w:pStyle w:val="NormalWeb"/>
        <w:spacing w:before="0" w:beforeAutospacing="0" w:after="0" w:afterAutospacing="0"/>
        <w:rPr>
          <w:ins w:id="5040" w:author="Claude" w:date="2026-10-08T20:20:00Z"/>
          <w:rFonts w:ascii="Segoe UI" w:hAnsi="Segoe UI" w:cs="Segoe UI"/>
          <w:color w:val="292A2E"/>
          <w:sz w:val="21"/>
          <w:szCs w:val="21"/>
        </w:rPr>
      </w:pPr>
      <w:ins w:id="504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9)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notifica o Freelancer sobre a conclusão e a liberação do pagamento</w:t>
        </w:r>
      </w:ins>
    </w:p>
    <w:p>
      <w:pPr>
        <w:pStyle w:val="NormalWeb"/>
        <w:spacing w:before="0" w:beforeAutospacing="0" w:after="0" w:afterAutospacing="0"/>
        <w:rPr>
          <w:ins w:id="5042" w:author="Claude" w:date="2026-10-08T20:20:00Z"/>
          <w:rFonts w:ascii="Segoe UI" w:hAnsi="Segoe UI" w:cs="Segoe UI"/>
          <w:color w:val="292A2E"/>
          <w:sz w:val="21"/>
          <w:szCs w:val="21"/>
        </w:rPr>
      </w:pPr>
      <w:ins w:id="504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10)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disponibiliza a avaliação do Freelancer (Caso de Uso 12)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44" w:author="Claude" w:date="2026-10-08T20:20:00Z"/>
          <w:rFonts w:ascii="Segoe UI" w:hAnsi="Segoe UI" w:cs="Segoe UI"/>
          <w:color w:val="292A2E"/>
          <w:sz w:val="21"/>
          <w:szCs w:val="21"/>
        </w:rPr>
      </w:pPr>
      <w:ins w:id="504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Fluxos alternativos ou exceções</w:t>
        </w:r>
      </w:ins>
    </w:p>
    <w:p>
      <w:pPr>
        <w:pStyle w:val="NormalWeb"/>
        <w:spacing w:before="0" w:beforeAutospacing="0" w:after="0" w:afterAutospacing="0"/>
        <w:rPr>
          <w:ins w:id="5046" w:author="Claude" w:date="2026-10-08T20:20:00Z"/>
          <w:rFonts w:ascii="Segoe UI" w:hAnsi="Segoe UI" w:cs="Segoe UI"/>
          <w:color w:val="292A2E"/>
          <w:sz w:val="21"/>
          <w:szCs w:val="21"/>
        </w:rPr>
      </w:pPr>
      <w:ins w:id="5047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3a)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a Empresa identifique problema na execução do serviço, pode não confirmar a conclusão e abrir uma disputa (Caso de Uso 17)</w:t>
        </w:r>
      </w:ins>
    </w:p>
    <w:p>
      <w:pPr>
        <w:pStyle w:val="NormalWeb"/>
        <w:spacing w:before="0" w:beforeAutospacing="0" w:after="0" w:afterAutospacing="0"/>
        <w:rPr>
          <w:ins w:id="5048" w:author="Claude" w:date="2026-10-08T20:20:00Z"/>
          <w:rFonts w:ascii="Segoe UI" w:hAnsi="Segoe UI" w:cs="Segoe UI"/>
          <w:color w:val="292A2E"/>
          <w:sz w:val="21"/>
          <w:szCs w:val="21"/>
        </w:rPr>
      </w:pPr>
      <w:ins w:id="504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5a)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a Empresa cancele a operação, a conclusão não é registrada e o pagamento permanece em custódia</w:t>
        </w:r>
      </w:ins>
    </w:p>
    <w:p>
      <w:pPr>
        <w:pStyle w:val="NormalWeb"/>
        <w:spacing w:before="0" w:beforeAutospacing="0" w:after="0" w:afterAutospacing="0"/>
        <w:rPr>
          <w:ins w:id="5050" w:author="Claude" w:date="2026-10-08T20:20:00Z"/>
          <w:rFonts w:ascii="Segoe UI" w:hAnsi="Segoe UI" w:cs="Segoe UI"/>
          <w:color w:val="292A2E"/>
          <w:sz w:val="21"/>
          <w:szCs w:val="21"/>
        </w:rPr>
      </w:pPr>
      <w:ins w:id="505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6a)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a forma de pagamento da vaga seja direta entre as partes, o Sistema apenas registra a conclusão, sem liberar pagamento</w:t>
        </w:r>
      </w:ins>
    </w:p>
    <w:p>
      <w:pPr>
        <w:pStyle w:val="NormalWeb"/>
        <w:spacing w:before="0" w:beforeAutospacing="0" w:after="0" w:afterAutospacing="0"/>
        <w:rPr>
          <w:ins w:id="5052" w:author="Claude" w:date="2026-10-08T20:20:00Z"/>
          <w:rFonts w:ascii="Segoe UI" w:hAnsi="Segoe UI" w:cs="Segoe UI"/>
          <w:color w:val="292A2E"/>
          <w:sz w:val="21"/>
          <w:szCs w:val="21"/>
        </w:rPr>
      </w:pPr>
      <w:ins w:id="505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7a)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ocorra falha na liberação, o Sistema informa a ocorrência, mantém o pagamento em custódia, permite nova tentativa e não deve processar a liberação em duplicidade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54" w:author="Claude" w:date="2026-10-08T20:20:00Z"/>
          <w:rFonts w:ascii="Segoe UI" w:hAnsi="Segoe UI" w:cs="Segoe UI"/>
          <w:color w:val="292A2E"/>
          <w:sz w:val="21"/>
          <w:szCs w:val="21"/>
        </w:rPr>
      </w:pPr>
      <w:ins w:id="505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Pós-condições: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A contratação fica concluída e o pagamento é liberado ao Freelancer; caso a conclusão não seja confirmada, o pagamento permanece em custódia</w:t>
        </w:r>
      </w:ins>
    </w:p>
    <w:p>
      <w:pPr>
        <w:pStyle w:val="NormalWeb"/>
        <w:spacing w:before="0" w:beforeAutospacing="0" w:after="0" w:afterAutospacing="0"/>
        <w:rPr>
          <w:ins w:id="5056" w:author="Claude" w:date="2026-10-08T20:20:00Z"/>
          <w:rFonts w:ascii="Segoe UI" w:hAnsi="Segoe UI" w:cs="Segoe UI"/>
          <w:b/>
          <w:color w:val="292A2E"/>
          <w:sz w:val="21"/>
          <w:szCs w:val="21"/>
        </w:rPr>
      </w:pPr>
    </w:p>
    <w:p>
      <w:pPr>
        <w:pStyle w:val="NormalWeb"/>
        <w:spacing w:before="0" w:beforeAutospacing="0" w:after="0" w:afterAutospacing="0"/>
        <w:rPr>
          <w:ins w:id="5057" w:author="Claude" w:date="2026-10-08T20:20:00Z"/>
          <w:rFonts w:ascii="Segoe UI" w:hAnsi="Segoe UI" w:cs="Segoe UI"/>
          <w:b/>
          <w:color w:val="292A2E"/>
          <w:sz w:val="22"/>
          <w:szCs w:val="22"/>
        </w:rPr>
      </w:pPr>
      <w:ins w:id="5058" w:author="Claude" w:date="2026-10-08T20:20:00Z">
        <w:r>
          <w:rPr>
            <w:rFonts w:ascii="Segoe UI" w:hAnsi="Segoe UI" w:cs="Segoe UI"/>
            <w:b/>
            <w:color w:val="292A2E"/>
            <w:sz w:val="22"/>
            <w:szCs w:val="22"/>
          </w:rPr>
          <w:t xml:space="preserve">Caso de Uso 17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59" w:author="Claude" w:date="2026-10-08T20:20:00Z"/>
          <w:rFonts w:ascii="Segoe UI" w:hAnsi="Segoe UI" w:cs="Segoe UI"/>
          <w:color w:val="292A2E"/>
          <w:sz w:val="21"/>
          <w:szCs w:val="21"/>
        </w:rPr>
      </w:pPr>
      <w:ins w:id="5060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Nome/Título: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Abrir disputa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61" w:author="Claude" w:date="2026-10-08T20:20:00Z"/>
          <w:rFonts w:ascii="Segoe UI" w:hAnsi="Segoe UI" w:cs="Segoe UI"/>
          <w:color w:val="292A2E"/>
          <w:sz w:val="21"/>
          <w:szCs w:val="21"/>
        </w:rPr>
      </w:pPr>
      <w:ins w:id="506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Atores: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Empresa (Principal), Freelancer e Sistema (Secundários)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63" w:author="Claude" w:date="2026-10-08T20:20:00Z"/>
          <w:rFonts w:ascii="Segoe UI" w:hAnsi="Segoe UI" w:cs="Segoe UI"/>
          <w:color w:val="292A2E"/>
          <w:sz w:val="21"/>
          <w:szCs w:val="21"/>
        </w:rPr>
      </w:pPr>
      <w:ins w:id="506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Pré-condições:</w:t>
        </w:r>
      </w:ins>
    </w:p>
    <w:p>
      <w:pPr>
        <w:pStyle w:val="NormalWeb"/>
        <w:spacing w:before="0" w:beforeAutospacing="0" w:after="0" w:afterAutospacing="0"/>
        <w:rPr>
          <w:ins w:id="5065" w:author="Claude" w:date="2026-10-08T20:20:00Z"/>
          <w:rFonts w:ascii="Segoe UI" w:hAnsi="Segoe UI" w:cs="Segoe UI"/>
          <w:color w:val="292A2E"/>
          <w:sz w:val="21"/>
          <w:szCs w:val="21"/>
        </w:rPr>
      </w:pPr>
      <w:ins w:id="506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deve estar autenticada</w:t>
        </w:r>
      </w:ins>
    </w:p>
    <w:p>
      <w:pPr>
        <w:pStyle w:val="NormalWeb"/>
        <w:spacing w:before="0" w:beforeAutospacing="0" w:after="0" w:afterAutospacing="0"/>
        <w:rPr>
          <w:ins w:id="5067" w:author="Claude" w:date="2026-10-08T20:20:00Z"/>
          <w:rFonts w:ascii="Segoe UI" w:hAnsi="Segoe UI" w:cs="Segoe UI"/>
          <w:color w:val="292A2E"/>
          <w:sz w:val="21"/>
          <w:szCs w:val="21"/>
        </w:rPr>
      </w:pPr>
      <w:ins w:id="5068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Deve existir uma contratação com serviço em andamento ou realizado e sem conclusão confirmada pela Empresa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69" w:author="Claude" w:date="2026-10-08T20:20:00Z"/>
          <w:rFonts w:ascii="Segoe UI" w:hAnsi="Segoe UI" w:cs="Segoe UI"/>
          <w:color w:val="292A2E"/>
          <w:sz w:val="21"/>
          <w:szCs w:val="21"/>
        </w:rPr>
      </w:pPr>
      <w:ins w:id="5070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Fluxo principal:</w:t>
        </w:r>
      </w:ins>
    </w:p>
    <w:p>
      <w:pPr>
        <w:pStyle w:val="NormalWeb"/>
        <w:spacing w:before="0" w:beforeAutospacing="0" w:after="0" w:afterAutospacing="0"/>
        <w:rPr>
          <w:ins w:id="5071" w:author="Claude" w:date="2026-10-08T20:20:00Z"/>
          <w:rFonts w:ascii="Segoe UI" w:hAnsi="Segoe UI" w:cs="Segoe UI"/>
          <w:color w:val="292A2E"/>
          <w:sz w:val="21"/>
          <w:szCs w:val="21"/>
        </w:rPr>
      </w:pPr>
      <w:ins w:id="507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acessa a contratação relacionada ao problema</w:t>
        </w:r>
      </w:ins>
    </w:p>
    <w:p>
      <w:pPr>
        <w:pStyle w:val="NormalWeb"/>
        <w:spacing w:before="0" w:beforeAutospacing="0" w:after="0" w:afterAutospacing="0"/>
        <w:rPr>
          <w:ins w:id="5073" w:author="Claude" w:date="2026-10-08T20:20:00Z"/>
          <w:rFonts w:ascii="Segoe UI" w:hAnsi="Segoe UI" w:cs="Segoe UI"/>
          <w:color w:val="292A2E"/>
          <w:sz w:val="21"/>
          <w:szCs w:val="21"/>
        </w:rPr>
      </w:pPr>
      <w:ins w:id="507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2)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seleciona a opção de abrir disputa</w:t>
        </w:r>
      </w:ins>
    </w:p>
    <w:p>
      <w:pPr>
        <w:pStyle w:val="NormalWeb"/>
        <w:spacing w:before="0" w:beforeAutospacing="0" w:after="0" w:afterAutospacing="0"/>
        <w:rPr>
          <w:ins w:id="5075" w:author="Claude" w:date="2026-10-08T20:20:00Z"/>
          <w:rFonts w:ascii="Segoe UI" w:hAnsi="Segoe UI" w:cs="Segoe UI"/>
          <w:color w:val="292A2E"/>
          <w:sz w:val="21"/>
          <w:szCs w:val="21"/>
        </w:rPr>
      </w:pPr>
      <w:ins w:id="507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3)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apresenta os campos necessários (motivo, descrição e evidências)</w:t>
        </w:r>
      </w:ins>
    </w:p>
    <w:p>
      <w:pPr>
        <w:pStyle w:val="NormalWeb"/>
        <w:spacing w:before="0" w:beforeAutospacing="0" w:after="0" w:afterAutospacing="0"/>
        <w:rPr>
          <w:ins w:id="5077" w:author="Claude" w:date="2026-10-08T20:20:00Z"/>
          <w:rFonts w:ascii="Segoe UI" w:hAnsi="Segoe UI" w:cs="Segoe UI"/>
          <w:color w:val="292A2E"/>
          <w:sz w:val="21"/>
          <w:szCs w:val="21"/>
        </w:rPr>
      </w:pPr>
      <w:ins w:id="5078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4)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informa o motivo e a descrição e anexa as evidências, quando houver</w:t>
        </w:r>
      </w:ins>
    </w:p>
    <w:p>
      <w:pPr>
        <w:pStyle w:val="NormalWeb"/>
        <w:spacing w:before="0" w:beforeAutospacing="0" w:after="0" w:afterAutospacing="0"/>
        <w:rPr>
          <w:ins w:id="5079" w:author="Claude" w:date="2026-10-08T20:20:00Z"/>
          <w:rFonts w:ascii="Segoe UI" w:hAnsi="Segoe UI" w:cs="Segoe UI"/>
          <w:color w:val="292A2E"/>
          <w:sz w:val="21"/>
          <w:szCs w:val="21"/>
        </w:rPr>
      </w:pPr>
      <w:ins w:id="5080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5)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confirma a abertura da disputa</w:t>
        </w:r>
      </w:ins>
    </w:p>
    <w:p>
      <w:pPr>
        <w:pStyle w:val="NormalWeb"/>
        <w:spacing w:before="0" w:beforeAutospacing="0" w:after="0" w:afterAutospacing="0"/>
        <w:rPr>
          <w:ins w:id="5081" w:author="Claude" w:date="2026-10-08T20:20:00Z"/>
          <w:rFonts w:ascii="Segoe UI" w:hAnsi="Segoe UI" w:cs="Segoe UI"/>
          <w:color w:val="292A2E"/>
          <w:sz w:val="21"/>
          <w:szCs w:val="21"/>
        </w:rPr>
      </w:pPr>
      <w:ins w:id="508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6)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valida as informações</w:t>
        </w:r>
      </w:ins>
    </w:p>
    <w:p>
      <w:pPr>
        <w:pStyle w:val="NormalWeb"/>
        <w:spacing w:before="0" w:beforeAutospacing="0" w:after="0" w:afterAutospacing="0"/>
        <w:rPr>
          <w:ins w:id="5083" w:author="Claude" w:date="2026-10-08T20:20:00Z"/>
          <w:rFonts w:ascii="Segoe UI" w:hAnsi="Segoe UI" w:cs="Segoe UI"/>
          <w:color w:val="292A2E"/>
          <w:sz w:val="21"/>
          <w:szCs w:val="21"/>
        </w:rPr>
      </w:pPr>
      <w:ins w:id="508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7)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registra a disputa e a vincula à contratação</w:t>
        </w:r>
      </w:ins>
    </w:p>
    <w:p>
      <w:pPr>
        <w:pStyle w:val="NormalWeb"/>
        <w:spacing w:before="0" w:beforeAutospacing="0" w:after="0" w:afterAutospacing="0"/>
        <w:rPr>
          <w:ins w:id="5085" w:author="Claude" w:date="2026-10-08T20:20:00Z"/>
          <w:rFonts w:ascii="Segoe UI" w:hAnsi="Segoe UI" w:cs="Segoe UI"/>
          <w:color w:val="292A2E"/>
          <w:sz w:val="21"/>
          <w:szCs w:val="21"/>
        </w:rPr>
      </w:pPr>
      <w:ins w:id="508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8)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mantém o pagamento retido em custódia e bloqueia o valor correspondente até a decisão</w:t>
        </w:r>
      </w:ins>
    </w:p>
    <w:p>
      <w:pPr>
        <w:pStyle w:val="NormalWeb"/>
        <w:spacing w:before="0" w:beforeAutospacing="0" w:after="0" w:afterAutospacing="0"/>
        <w:rPr>
          <w:ins w:id="5087" w:author="Claude" w:date="2026-10-08T20:20:00Z"/>
          <w:rFonts w:ascii="Segoe UI" w:hAnsi="Segoe UI" w:cs="Segoe UI"/>
          <w:color w:val="292A2E"/>
          <w:sz w:val="21"/>
          <w:szCs w:val="21"/>
        </w:rPr>
      </w:pPr>
      <w:ins w:id="5088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9)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notifica o Freelancer, que pode apresentar sua versão dos fatos</w:t>
        </w:r>
      </w:ins>
    </w:p>
    <w:p>
      <w:pPr>
        <w:pStyle w:val="NormalWeb"/>
        <w:spacing w:before="0" w:beforeAutospacing="0" w:after="0" w:afterAutospacing="0"/>
        <w:rPr>
          <w:ins w:id="5089" w:author="Claude" w:date="2026-10-08T20:20:00Z"/>
          <w:rFonts w:ascii="Segoe UI" w:hAnsi="Segoe UI" w:cs="Segoe UI"/>
          <w:color w:val="292A2E"/>
          <w:sz w:val="21"/>
          <w:szCs w:val="21"/>
        </w:rPr>
      </w:pPr>
      <w:ins w:id="5090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10)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informa a Empresa que a disputa foi aberta e disponibiliza o acompanhamento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091" w:author="Claude" w:date="2026-10-08T20:20:00Z"/>
          <w:rFonts w:ascii="Segoe UI" w:hAnsi="Segoe UI" w:cs="Segoe UI"/>
          <w:color w:val="292A2E"/>
          <w:sz w:val="21"/>
          <w:szCs w:val="21"/>
        </w:rPr>
      </w:pPr>
      <w:ins w:id="509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Fluxos alternativos ou exceções</w:t>
        </w:r>
      </w:ins>
    </w:p>
    <w:p>
      <w:pPr>
        <w:pStyle w:val="NormalWeb"/>
        <w:spacing w:before="0" w:beforeAutospacing="0" w:after="0" w:afterAutospacing="0"/>
        <w:rPr>
          <w:ins w:id="5093" w:author="Claude" w:date="2026-10-08T20:20:00Z"/>
          <w:rFonts w:ascii="Segoe UI" w:hAnsi="Segoe UI" w:cs="Segoe UI"/>
          <w:color w:val="292A2E"/>
          <w:sz w:val="21"/>
          <w:szCs w:val="21"/>
        </w:rPr>
      </w:pPr>
      <w:ins w:id="509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4a)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existam informações obrigatórias ausentes, o Sistema solicita seu preenchimento</w:t>
        </w:r>
      </w:ins>
    </w:p>
    <w:p>
      <w:pPr>
        <w:pStyle w:val="NormalWeb"/>
        <w:spacing w:before="0" w:beforeAutospacing="0" w:after="0" w:afterAutospacing="0"/>
        <w:rPr>
          <w:ins w:id="5095" w:author="Claude" w:date="2026-10-08T20:20:00Z"/>
          <w:rFonts w:ascii="Segoe UI" w:hAnsi="Segoe UI" w:cs="Segoe UI"/>
          <w:color w:val="292A2E"/>
          <w:sz w:val="21"/>
          <w:szCs w:val="21"/>
        </w:rPr>
      </w:pPr>
      <w:ins w:id="509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5a)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a Empresa cancele a operação, a disputa não é aberta</w:t>
        </w:r>
      </w:ins>
    </w:p>
    <w:p>
      <w:pPr>
        <w:pStyle w:val="NormalWeb"/>
        <w:spacing w:before="0" w:beforeAutospacing="0" w:after="0" w:afterAutospacing="0"/>
        <w:rPr>
          <w:ins w:id="5097" w:author="Claude" w:date="2026-10-08T20:20:00Z"/>
          <w:rFonts w:ascii="Segoe UI" w:hAnsi="Segoe UI" w:cs="Segoe UI"/>
          <w:color w:val="292A2E"/>
          <w:sz w:val="21"/>
          <w:szCs w:val="21"/>
        </w:rPr>
      </w:pPr>
      <w:ins w:id="5098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6a)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já exista disputa aberta para a mesma contratação, o Sistema impede nova abertura e apresenta a disputa existente</w:t>
        </w:r>
      </w:ins>
    </w:p>
    <w:p>
      <w:pPr>
        <w:pStyle w:val="NormalWeb"/>
        <w:spacing w:before="0" w:beforeAutospacing="0" w:after="0" w:afterAutospacing="0"/>
        <w:rPr>
          <w:ins w:id="5099" w:author="Claude" w:date="2026-10-08T20:20:00Z"/>
          <w:rFonts w:ascii="Segoe UI" w:hAnsi="Segoe UI" w:cs="Segoe UI"/>
          <w:color w:val="292A2E"/>
          <w:sz w:val="21"/>
          <w:szCs w:val="21"/>
        </w:rPr>
      </w:pPr>
      <w:ins w:id="5100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6b)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o prazo para abertura de disputa tenha expirado ou o pagamento já tenha sido liberado ao Freelancer, o Sistema impede a abertura e informa o motivo</w:t>
        </w:r>
      </w:ins>
    </w:p>
    <w:p>
      <w:pPr>
        <w:pStyle w:val="NormalWeb"/>
        <w:spacing w:before="0" w:beforeAutospacing="0" w:after="0" w:afterAutospacing="0"/>
        <w:rPr>
          <w:ins w:id="5101" w:author="Claude" w:date="2026-10-08T20:20:00Z"/>
          <w:rFonts w:ascii="Segoe UI" w:hAnsi="Segoe UI" w:cs="Segoe UI"/>
          <w:color w:val="292A2E"/>
          <w:sz w:val="21"/>
          <w:szCs w:val="21"/>
        </w:rPr>
      </w:pPr>
      <w:ins w:id="510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7a)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ocorra erro no registro, o Sistema informa a ocorrência e permite nova tentativa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03" w:author="Claude" w:date="2026-10-08T20:20:00Z"/>
          <w:rFonts w:ascii="Segoe UI" w:hAnsi="Segoe UI" w:cs="Segoe UI"/>
          <w:color w:val="292A2E"/>
          <w:sz w:val="21"/>
          <w:szCs w:val="21"/>
        </w:rPr>
      </w:pPr>
      <w:ins w:id="510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Pós-condições: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A disputa fica registrada e vinculada à contratação, e o pagamento permanece retido até a decisão</w:t>
        </w:r>
      </w:ins>
    </w:p>
    <w:p>
      <w:pPr>
        <w:pStyle w:val="NormalWeb"/>
        <w:spacing w:before="0" w:beforeAutospacing="0" w:after="0" w:afterAutospacing="0"/>
        <w:rPr>
          <w:ins w:id="5105" w:author="Claude" w:date="2026-10-08T20:20:00Z"/>
          <w:rFonts w:ascii="Segoe UI" w:hAnsi="Segoe UI" w:cs="Segoe UI"/>
          <w:b/>
          <w:color w:val="292A2E"/>
          <w:sz w:val="21"/>
          <w:szCs w:val="21"/>
        </w:rPr>
      </w:pPr>
    </w:p>
    <w:p>
      <w:pPr>
        <w:pStyle w:val="NormalWeb"/>
        <w:spacing w:before="0" w:beforeAutospacing="0" w:after="0" w:afterAutospacing="0"/>
        <w:rPr>
          <w:ins w:id="5106" w:author="Claude" w:date="2026-10-08T20:20:00Z"/>
          <w:rFonts w:ascii="Segoe UI" w:hAnsi="Segoe UI" w:cs="Segoe UI"/>
          <w:b/>
          <w:color w:val="292A2E"/>
          <w:sz w:val="22"/>
          <w:szCs w:val="22"/>
        </w:rPr>
      </w:pPr>
      <w:ins w:id="5107" w:author="Claude" w:date="2026-10-08T20:20:00Z">
        <w:r>
          <w:rPr>
            <w:rFonts w:ascii="Segoe UI" w:hAnsi="Segoe UI" w:cs="Segoe UI"/>
            <w:b/>
            <w:color w:val="292A2E"/>
            <w:sz w:val="22"/>
            <w:szCs w:val="22"/>
          </w:rPr>
          <w:t xml:space="preserve">Caso de Uso 18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08" w:author="Claude" w:date="2026-10-08T20:20:00Z"/>
          <w:rFonts w:ascii="Segoe UI" w:hAnsi="Segoe UI" w:cs="Segoe UI"/>
          <w:color w:val="292A2E"/>
          <w:sz w:val="21"/>
          <w:szCs w:val="21"/>
        </w:rPr>
      </w:pPr>
      <w:ins w:id="510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Nome/Título: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Cancelar vaga com Freelancer confirmado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10" w:author="Claude" w:date="2026-10-08T20:20:00Z"/>
          <w:rFonts w:ascii="Segoe UI" w:hAnsi="Segoe UI" w:cs="Segoe UI"/>
          <w:color w:val="292A2E"/>
          <w:sz w:val="21"/>
          <w:szCs w:val="21"/>
        </w:rPr>
      </w:pPr>
      <w:ins w:id="511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Atores: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Empresa (Principal), Freelancer e Sistema (Secundários)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12" w:author="Claude" w:date="2026-10-08T20:20:00Z"/>
          <w:rFonts w:ascii="Segoe UI" w:hAnsi="Segoe UI" w:cs="Segoe UI"/>
          <w:color w:val="292A2E"/>
          <w:sz w:val="21"/>
          <w:szCs w:val="21"/>
        </w:rPr>
      </w:pPr>
      <w:ins w:id="511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Pré-condições:</w:t>
        </w:r>
      </w:ins>
    </w:p>
    <w:p>
      <w:pPr>
        <w:pStyle w:val="NormalWeb"/>
        <w:spacing w:before="0" w:beforeAutospacing="0" w:after="0" w:afterAutospacing="0"/>
        <w:rPr>
          <w:ins w:id="5114" w:author="Claude" w:date="2026-10-08T20:20:00Z"/>
          <w:rFonts w:ascii="Segoe UI" w:hAnsi="Segoe UI" w:cs="Segoe UI"/>
          <w:color w:val="292A2E"/>
          <w:sz w:val="21"/>
          <w:szCs w:val="21"/>
        </w:rPr>
      </w:pPr>
      <w:ins w:id="511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deve estar autenticada</w:t>
        </w:r>
      </w:ins>
    </w:p>
    <w:p>
      <w:pPr>
        <w:pStyle w:val="NormalWeb"/>
        <w:spacing w:before="0" w:beforeAutospacing="0" w:after="0" w:afterAutospacing="0"/>
        <w:rPr>
          <w:ins w:id="5116" w:author="Claude" w:date="2026-10-08T20:20:00Z"/>
          <w:rFonts w:ascii="Segoe UI" w:hAnsi="Segoe UI" w:cs="Segoe UI"/>
          <w:color w:val="292A2E"/>
          <w:sz w:val="21"/>
          <w:szCs w:val="21"/>
        </w:rPr>
      </w:pPr>
      <w:ins w:id="5117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vaga deve possuir ao menos um Freelancer confirmado</w:t>
        </w:r>
      </w:ins>
    </w:p>
    <w:p>
      <w:pPr>
        <w:pStyle w:val="NormalWeb"/>
        <w:spacing w:before="0" w:beforeAutospacing="0" w:after="0" w:afterAutospacing="0"/>
        <w:rPr>
          <w:ins w:id="5118" w:author="Claude" w:date="2026-10-08T20:20:00Z"/>
          <w:rFonts w:ascii="Segoe UI" w:hAnsi="Segoe UI" w:cs="Segoe UI"/>
          <w:color w:val="292A2E"/>
          <w:sz w:val="21"/>
          <w:szCs w:val="21"/>
        </w:rPr>
      </w:pPr>
      <w:ins w:id="511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serviço ainda não deve ter sido iniciado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20" w:author="Claude" w:date="2026-10-08T20:20:00Z"/>
          <w:rFonts w:ascii="Segoe UI" w:hAnsi="Segoe UI" w:cs="Segoe UI"/>
          <w:color w:val="292A2E"/>
          <w:sz w:val="21"/>
          <w:szCs w:val="21"/>
        </w:rPr>
      </w:pPr>
      <w:ins w:id="512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Fluxo principal:</w:t>
        </w:r>
      </w:ins>
    </w:p>
    <w:p>
      <w:pPr>
        <w:pStyle w:val="NormalWeb"/>
        <w:spacing w:before="0" w:beforeAutospacing="0" w:after="0" w:afterAutospacing="0"/>
        <w:rPr>
          <w:ins w:id="5122" w:author="Claude" w:date="2026-10-08T20:20:00Z"/>
          <w:rFonts w:ascii="Segoe UI" w:hAnsi="Segoe UI" w:cs="Segoe UI"/>
          <w:color w:val="292A2E"/>
          <w:sz w:val="21"/>
          <w:szCs w:val="21"/>
        </w:rPr>
      </w:pPr>
      <w:ins w:id="512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acessa suas vagas</w:t>
        </w:r>
      </w:ins>
    </w:p>
    <w:p>
      <w:pPr>
        <w:pStyle w:val="NormalWeb"/>
        <w:spacing w:before="0" w:beforeAutospacing="0" w:after="0" w:afterAutospacing="0"/>
        <w:rPr>
          <w:ins w:id="5124" w:author="Claude" w:date="2026-10-08T20:20:00Z"/>
          <w:rFonts w:ascii="Segoe UI" w:hAnsi="Segoe UI" w:cs="Segoe UI"/>
          <w:color w:val="292A2E"/>
          <w:sz w:val="21"/>
          <w:szCs w:val="21"/>
        </w:rPr>
      </w:pPr>
      <w:ins w:id="512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2)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apresenta as vagas cadastradas</w:t>
        </w:r>
      </w:ins>
    </w:p>
    <w:p>
      <w:pPr>
        <w:pStyle w:val="NormalWeb"/>
        <w:spacing w:before="0" w:beforeAutospacing="0" w:after="0" w:afterAutospacing="0"/>
        <w:rPr>
          <w:ins w:id="5126" w:author="Claude" w:date="2026-10-08T20:20:00Z"/>
          <w:rFonts w:ascii="Segoe UI" w:hAnsi="Segoe UI" w:cs="Segoe UI"/>
          <w:color w:val="292A2E"/>
          <w:sz w:val="21"/>
          <w:szCs w:val="21"/>
        </w:rPr>
      </w:pPr>
      <w:ins w:id="5127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3)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seleciona uma vaga com Freelancer confirmado</w:t>
        </w:r>
      </w:ins>
    </w:p>
    <w:p>
      <w:pPr>
        <w:pStyle w:val="NormalWeb"/>
        <w:spacing w:before="0" w:beforeAutospacing="0" w:after="0" w:afterAutospacing="0"/>
        <w:rPr>
          <w:ins w:id="5128" w:author="Claude" w:date="2026-10-08T20:20:00Z"/>
          <w:rFonts w:ascii="Segoe UI" w:hAnsi="Segoe UI" w:cs="Segoe UI"/>
          <w:color w:val="292A2E"/>
          <w:sz w:val="21"/>
          <w:szCs w:val="21"/>
        </w:rPr>
      </w:pPr>
      <w:ins w:id="512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4)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escolhe a opção de cancelar a vaga</w:t>
        </w:r>
      </w:ins>
    </w:p>
    <w:p>
      <w:pPr>
        <w:pStyle w:val="NormalWeb"/>
        <w:spacing w:before="0" w:beforeAutospacing="0" w:after="0" w:afterAutospacing="0"/>
        <w:rPr>
          <w:ins w:id="5130" w:author="Claude" w:date="2026-10-08T20:20:00Z"/>
          <w:rFonts w:ascii="Segoe UI" w:hAnsi="Segoe UI" w:cs="Segoe UI"/>
          <w:color w:val="292A2E"/>
          <w:sz w:val="21"/>
          <w:szCs w:val="21"/>
        </w:rPr>
      </w:pPr>
      <w:ins w:id="513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5)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apresenta os Freelancers confirmados e as consequências do cancelamento (estorno do pagamento em custódia e possível impacto na pontuação da Empresa, conforme as regras da plataforma) e solicita o motivo</w:t>
        </w:r>
      </w:ins>
    </w:p>
    <w:p>
      <w:pPr>
        <w:pStyle w:val="NormalWeb"/>
        <w:spacing w:before="0" w:beforeAutospacing="0" w:after="0" w:afterAutospacing="0"/>
        <w:rPr>
          <w:ins w:id="5132" w:author="Claude" w:date="2026-10-08T20:20:00Z"/>
          <w:rFonts w:ascii="Segoe UI" w:hAnsi="Segoe UI" w:cs="Segoe UI"/>
          <w:color w:val="292A2E"/>
          <w:sz w:val="21"/>
          <w:szCs w:val="21"/>
        </w:rPr>
      </w:pPr>
      <w:ins w:id="513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6)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informa o motivo do cancelamento</w:t>
        </w:r>
      </w:ins>
    </w:p>
    <w:p>
      <w:pPr>
        <w:pStyle w:val="NormalWeb"/>
        <w:spacing w:before="0" w:beforeAutospacing="0" w:after="0" w:afterAutospacing="0"/>
        <w:rPr>
          <w:ins w:id="5134" w:author="Claude" w:date="2026-10-08T20:20:00Z"/>
          <w:rFonts w:ascii="Segoe UI" w:hAnsi="Segoe UI" w:cs="Segoe UI"/>
          <w:color w:val="292A2E"/>
          <w:sz w:val="21"/>
          <w:szCs w:val="21"/>
        </w:rPr>
      </w:pPr>
      <w:ins w:id="513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7)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confirma o cancelamento</w:t>
        </w:r>
      </w:ins>
    </w:p>
    <w:p>
      <w:pPr>
        <w:pStyle w:val="NormalWeb"/>
        <w:spacing w:before="0" w:beforeAutospacing="0" w:after="0" w:afterAutospacing="0"/>
        <w:rPr>
          <w:ins w:id="5136" w:author="Claude" w:date="2026-10-08T20:20:00Z"/>
          <w:rFonts w:ascii="Segoe UI" w:hAnsi="Segoe UI" w:cs="Segoe UI"/>
          <w:color w:val="292A2E"/>
          <w:sz w:val="21"/>
          <w:szCs w:val="21"/>
        </w:rPr>
      </w:pPr>
      <w:ins w:id="5137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8)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registra o cancelamento da vaga e das contratações, com o responsável e o motivo</w:t>
        </w:r>
      </w:ins>
    </w:p>
    <w:p>
      <w:pPr>
        <w:pStyle w:val="NormalWeb"/>
        <w:spacing w:before="0" w:beforeAutospacing="0" w:after="0" w:afterAutospacing="0"/>
        <w:rPr>
          <w:ins w:id="5138" w:author="Claude" w:date="2026-10-08T20:20:00Z"/>
          <w:rFonts w:ascii="Segoe UI" w:hAnsi="Segoe UI" w:cs="Segoe UI"/>
          <w:color w:val="292A2E"/>
          <w:sz w:val="21"/>
          <w:szCs w:val="21"/>
        </w:rPr>
      </w:pPr>
      <w:ins w:id="513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9)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estorna à Empresa o pagamento retido em custódia, quando houver</w:t>
        </w:r>
      </w:ins>
    </w:p>
    <w:p>
      <w:pPr>
        <w:pStyle w:val="NormalWeb"/>
        <w:spacing w:before="0" w:beforeAutospacing="0" w:after="0" w:afterAutospacing="0"/>
        <w:rPr>
          <w:ins w:id="5140" w:author="Claude" w:date="2026-10-08T20:20:00Z"/>
          <w:rFonts w:ascii="Segoe UI" w:hAnsi="Segoe UI" w:cs="Segoe UI"/>
          <w:color w:val="292A2E"/>
          <w:sz w:val="21"/>
          <w:szCs w:val="21"/>
        </w:rPr>
      </w:pPr>
      <w:ins w:id="514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10)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registra a ocorrência de cancelamento e aplica o impacto na pontuação, conforme o prazo restante para o início do serviço</w:t>
        </w:r>
      </w:ins>
    </w:p>
    <w:p>
      <w:pPr>
        <w:pStyle w:val="NormalWeb"/>
        <w:spacing w:before="0" w:beforeAutospacing="0" w:after="0" w:afterAutospacing="0"/>
        <w:rPr>
          <w:ins w:id="5142" w:author="Claude" w:date="2026-10-08T20:20:00Z"/>
          <w:rFonts w:ascii="Segoe UI" w:hAnsi="Segoe UI" w:cs="Segoe UI"/>
          <w:color w:val="292A2E"/>
          <w:sz w:val="21"/>
          <w:szCs w:val="21"/>
        </w:rPr>
      </w:pPr>
      <w:ins w:id="514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11)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notifica os Freelancers confirmados</w:t>
        </w:r>
      </w:ins>
    </w:p>
    <w:p>
      <w:pPr>
        <w:pStyle w:val="NormalWeb"/>
        <w:spacing w:before="0" w:beforeAutospacing="0" w:after="0" w:afterAutospacing="0"/>
        <w:rPr>
          <w:ins w:id="5144" w:author="Claude" w:date="2026-10-08T20:20:00Z"/>
          <w:rFonts w:ascii="Segoe UI" w:hAnsi="Segoe UI" w:cs="Segoe UI"/>
          <w:color w:val="292A2E"/>
          <w:sz w:val="21"/>
          <w:szCs w:val="21"/>
        </w:rPr>
      </w:pPr>
      <w:ins w:id="514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12)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informa que a vaga foi cancelada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46" w:author="Claude" w:date="2026-10-08T20:20:00Z"/>
          <w:rFonts w:ascii="Segoe UI" w:hAnsi="Segoe UI" w:cs="Segoe UI"/>
          <w:color w:val="292A2E"/>
          <w:sz w:val="21"/>
          <w:szCs w:val="21"/>
        </w:rPr>
      </w:pPr>
      <w:ins w:id="5147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Fluxos alternativos ou exceções</w:t>
        </w:r>
      </w:ins>
    </w:p>
    <w:p>
      <w:pPr>
        <w:pStyle w:val="NormalWeb"/>
        <w:spacing w:before="0" w:beforeAutospacing="0" w:after="0" w:afterAutospacing="0"/>
        <w:rPr>
          <w:ins w:id="5148" w:author="Claude" w:date="2026-10-08T20:20:00Z"/>
          <w:rFonts w:ascii="Segoe UI" w:hAnsi="Segoe UI" w:cs="Segoe UI"/>
          <w:color w:val="292A2E"/>
          <w:sz w:val="21"/>
          <w:szCs w:val="21"/>
        </w:rPr>
      </w:pPr>
      <w:ins w:id="514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3a)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a vaga não possua Freelancer confirmado, o Sistema direciona a Empresa para encerrar ou excluir a vaga (Caso de Uso 6)</w:t>
        </w:r>
      </w:ins>
    </w:p>
    <w:p>
      <w:pPr>
        <w:pStyle w:val="NormalWeb"/>
        <w:spacing w:before="0" w:beforeAutospacing="0" w:after="0" w:afterAutospacing="0"/>
        <w:rPr>
          <w:ins w:id="5150" w:author="Claude" w:date="2026-10-08T20:20:00Z"/>
          <w:rFonts w:ascii="Segoe UI" w:hAnsi="Segoe UI" w:cs="Segoe UI"/>
          <w:color w:val="292A2E"/>
          <w:sz w:val="21"/>
          <w:szCs w:val="21"/>
        </w:rPr>
      </w:pPr>
      <w:ins w:id="5151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4a)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o motivo seja a indisponibilidade do Freelancer, a Empresa pode solicitar a substituição (Caso de Uso 13) em vez de cancelar a vaga</w:t>
        </w:r>
      </w:ins>
    </w:p>
    <w:p>
      <w:pPr>
        <w:pStyle w:val="NormalWeb"/>
        <w:spacing w:before="0" w:beforeAutospacing="0" w:after="0" w:afterAutospacing="0"/>
        <w:rPr>
          <w:ins w:id="5152" w:author="Claude" w:date="2026-10-08T20:20:00Z"/>
          <w:rFonts w:ascii="Segoe UI" w:hAnsi="Segoe UI" w:cs="Segoe UI"/>
          <w:color w:val="292A2E"/>
          <w:sz w:val="21"/>
          <w:szCs w:val="21"/>
        </w:rPr>
      </w:pPr>
      <w:ins w:id="5153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7a)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a Empresa desista da operação, nenhuma alteração é realizada</w:t>
        </w:r>
      </w:ins>
    </w:p>
    <w:p>
      <w:pPr>
        <w:pStyle w:val="NormalWeb"/>
        <w:spacing w:before="0" w:beforeAutospacing="0" w:after="0" w:afterAutospacing="0"/>
        <w:rPr>
          <w:ins w:id="5154" w:author="Claude" w:date="2026-10-08T20:20:00Z"/>
          <w:rFonts w:ascii="Segoe UI" w:hAnsi="Segoe UI" w:cs="Segoe UI"/>
          <w:color w:val="292A2E"/>
          <w:sz w:val="21"/>
          <w:szCs w:val="21"/>
        </w:rPr>
      </w:pPr>
      <w:ins w:id="5155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8a)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o serviço já tenha sido iniciado ou concluído, o Sistema impede o cancelamento e orienta a Empresa a abrir disputa (Caso de Uso 17) ou confirmar a conclusão (Caso de Uso 16)</w:t>
        </w:r>
      </w:ins>
    </w:p>
    <w:p>
      <w:pPr>
        <w:pStyle w:val="NormalWeb"/>
        <w:spacing w:before="0" w:beforeAutospacing="0" w:after="0" w:afterAutospacing="0"/>
        <w:rPr>
          <w:ins w:id="5156" w:author="Claude" w:date="2026-10-08T20:20:00Z"/>
          <w:rFonts w:ascii="Segoe UI" w:hAnsi="Segoe UI" w:cs="Segoe UI"/>
          <w:color w:val="292A2E"/>
          <w:sz w:val="21"/>
          <w:szCs w:val="21"/>
        </w:rPr>
      </w:pPr>
      <w:ins w:id="5157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9a)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ocorra falha no estorno, o Sistema informa a ocorrência, mantém o estorno pendente, permite nova tentativa e não deve processá-lo em duplicidade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58" w:author="Claude" w:date="2026-10-08T20:20:00Z"/>
          <w:rFonts w:ascii="Segoe UI" w:hAnsi="Segoe UI" w:cs="Segoe UI"/>
          <w:color w:val="292A2E"/>
          <w:sz w:val="21"/>
          <w:szCs w:val="21"/>
        </w:rPr>
      </w:pPr>
      <w:ins w:id="5159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Pós-condições: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A vaga e as contratações ficam canceladas, com motivo e responsável registrados, e o pagamento retido é estornado à Empresa</w:t>
        </w:r>
      </w:ins>
    </w:p>
    <w:p>
      <w:pPr>
        <w:pStyle w:val="NormalWeb"/>
        <w:spacing w:before="0" w:beforeAutospacing="0" w:after="0" w:afterAutospacing="0"/>
        <w:rPr>
          <w:ins w:id="5160" w:author="Claude" w:date="2026-10-08T20:20:00Z"/>
          <w:rFonts w:ascii="Segoe UI" w:hAnsi="Segoe UI" w:cs="Segoe UI"/>
          <w:b/>
          <w:color w:val="292A2E"/>
          <w:sz w:val="21"/>
          <w:szCs w:val="21"/>
        </w:rPr>
      </w:pPr>
    </w:p>
    <w:p>
      <w:pPr>
        <w:pStyle w:val="NormalWeb"/>
        <w:spacing w:before="0" w:beforeAutospacing="0" w:after="0" w:afterAutospacing="0"/>
        <w:rPr>
          <w:ins w:id="5161" w:author="Claude" w:date="2026-10-08T20:20:00Z"/>
          <w:rFonts w:ascii="Segoe UI" w:hAnsi="Segoe UI" w:cs="Segoe UI"/>
          <w:b/>
          <w:color w:val="292A2E"/>
          <w:sz w:val="22"/>
          <w:szCs w:val="22"/>
        </w:rPr>
      </w:pPr>
      <w:ins w:id="5162" w:author="Claude" w:date="2026-10-08T20:20:00Z">
        <w:r>
          <w:rPr>
            <w:rFonts w:ascii="Segoe UI" w:hAnsi="Segoe UI" w:cs="Segoe UI"/>
            <w:b/>
            <w:color w:val="292A2E"/>
            <w:sz w:val="22"/>
            <w:szCs w:val="22"/>
          </w:rPr>
          <w:t xml:space="preserve">Caso de Uso 19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63" w:author="Claude" w:date="2026-10-08T20:20:00Z"/>
          <w:rFonts w:ascii="Segoe UI" w:hAnsi="Segoe UI" w:cs="Segoe UI"/>
          <w:color w:val="292A2E"/>
          <w:sz w:val="21"/>
          <w:szCs w:val="21"/>
        </w:rPr>
      </w:pPr>
      <w:ins w:id="516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Nome/Título: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Gerenciar substituição em andamento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65" w:author="Claude" w:date="2026-10-08T20:20:00Z"/>
          <w:rFonts w:ascii="Segoe UI" w:hAnsi="Segoe UI" w:cs="Segoe UI"/>
          <w:color w:val="292A2E"/>
          <w:sz w:val="21"/>
          <w:szCs w:val="21"/>
        </w:rPr>
      </w:pPr>
      <w:ins w:id="516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Atores: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Empresa (Principal), Freelancer e Sistema (Secundários)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67" w:author="Claude" w:date="2026-10-08T20:20:00Z"/>
          <w:rFonts w:ascii="Segoe UI" w:hAnsi="Segoe UI" w:cs="Segoe UI"/>
          <w:color w:val="292A2E"/>
          <w:sz w:val="21"/>
          <w:szCs w:val="21"/>
        </w:rPr>
      </w:pPr>
      <w:ins w:id="5168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Pré-condições:</w:t>
        </w:r>
      </w:ins>
    </w:p>
    <w:p>
      <w:pPr>
        <w:pStyle w:val="NormalWeb"/>
        <w:spacing w:before="0" w:beforeAutospacing="0" w:after="0" w:afterAutospacing="0"/>
        <w:rPr>
          <w:ins w:id="5169" w:author="Claude" w:date="2026-10-08T20:20:00Z"/>
          <w:rFonts w:ascii="Segoe UI" w:hAnsi="Segoe UI" w:cs="Segoe UI"/>
          <w:color w:val="292A2E"/>
          <w:sz w:val="21"/>
          <w:szCs w:val="21"/>
        </w:rPr>
      </w:pPr>
      <w:ins w:id="5170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deve estar autenticada</w:t>
        </w:r>
      </w:ins>
    </w:p>
    <w:p>
      <w:pPr>
        <w:pStyle w:val="NormalWeb"/>
        <w:spacing w:before="0" w:beforeAutospacing="0" w:after="0" w:afterAutospacing="0"/>
        <w:rPr>
          <w:ins w:id="5171" w:author="Claude" w:date="2026-10-08T20:20:00Z"/>
          <w:rFonts w:ascii="Segoe UI" w:hAnsi="Segoe UI" w:cs="Segoe UI"/>
          <w:color w:val="292A2E"/>
          <w:sz w:val="21"/>
          <w:szCs w:val="21"/>
        </w:rPr>
      </w:pPr>
      <w:ins w:id="517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-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Deve existir uma substituição solicitada e ainda em andamento (Caso de Uso 13)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73" w:author="Claude" w:date="2026-10-08T20:20:00Z"/>
          <w:rFonts w:ascii="Segoe UI" w:hAnsi="Segoe UI" w:cs="Segoe UI"/>
          <w:color w:val="292A2E"/>
          <w:sz w:val="21"/>
          <w:szCs w:val="21"/>
        </w:rPr>
      </w:pPr>
      <w:ins w:id="517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Fluxo principal:</w:t>
        </w:r>
      </w:ins>
    </w:p>
    <w:p>
      <w:pPr>
        <w:pStyle w:val="NormalWeb"/>
        <w:spacing w:before="0" w:beforeAutospacing="0" w:after="0" w:afterAutospacing="0"/>
        <w:rPr>
          <w:ins w:id="5175" w:author="Claude" w:date="2026-10-08T20:20:00Z"/>
          <w:rFonts w:ascii="Segoe UI" w:hAnsi="Segoe UI" w:cs="Segoe UI"/>
          <w:color w:val="292A2E"/>
          <w:sz w:val="21"/>
          <w:szCs w:val="21"/>
        </w:rPr>
      </w:pPr>
      <w:ins w:id="517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acessa as substituições em andamento</w:t>
        </w:r>
      </w:ins>
    </w:p>
    <w:p>
      <w:pPr>
        <w:pStyle w:val="NormalWeb"/>
        <w:spacing w:before="0" w:beforeAutospacing="0" w:after="0" w:afterAutospacing="0"/>
        <w:rPr>
          <w:ins w:id="5177" w:author="Claude" w:date="2026-10-08T20:20:00Z"/>
          <w:rFonts w:ascii="Segoe UI" w:hAnsi="Segoe UI" w:cs="Segoe UI"/>
          <w:color w:val="292A2E"/>
          <w:sz w:val="21"/>
          <w:szCs w:val="21"/>
        </w:rPr>
      </w:pPr>
      <w:ins w:id="5178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2)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apresenta as substituições com situação, motivo, alcance da busca e Freelancer a ser substituído</w:t>
        </w:r>
      </w:ins>
    </w:p>
    <w:p>
      <w:pPr>
        <w:pStyle w:val="NormalWeb"/>
        <w:spacing w:before="0" w:beforeAutospacing="0" w:after="0" w:afterAutospacing="0"/>
        <w:rPr>
          <w:ins w:id="5179" w:author="Claude" w:date="2026-10-08T20:20:00Z"/>
          <w:rFonts w:ascii="Segoe UI" w:hAnsi="Segoe UI" w:cs="Segoe UI"/>
          <w:color w:val="292A2E"/>
          <w:sz w:val="21"/>
          <w:szCs w:val="21"/>
        </w:rPr>
      </w:pPr>
      <w:ins w:id="5180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3)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seleciona uma substituição</w:t>
        </w:r>
      </w:ins>
    </w:p>
    <w:p>
      <w:pPr>
        <w:pStyle w:val="NormalWeb"/>
        <w:spacing w:before="0" w:beforeAutospacing="0" w:after="0" w:afterAutospacing="0"/>
        <w:rPr>
          <w:ins w:id="5181" w:author="Claude" w:date="2026-10-08T20:20:00Z"/>
          <w:rFonts w:ascii="Segoe UI" w:hAnsi="Segoe UI" w:cs="Segoe UI"/>
          <w:color w:val="292A2E"/>
          <w:sz w:val="21"/>
          <w:szCs w:val="21"/>
        </w:rPr>
      </w:pPr>
      <w:ins w:id="518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4)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apresenta os Freelancers notificados e os que já aceitaram a oportunidade</w:t>
        </w:r>
      </w:ins>
    </w:p>
    <w:p>
      <w:pPr>
        <w:pStyle w:val="NormalWeb"/>
        <w:spacing w:before="0" w:beforeAutospacing="0" w:after="0" w:afterAutospacing="0"/>
        <w:rPr>
          <w:ins w:id="5183" w:author="Claude" w:date="2026-10-08T20:20:00Z"/>
          <w:rFonts w:ascii="Segoe UI" w:hAnsi="Segoe UI" w:cs="Segoe UI"/>
          <w:color w:val="292A2E"/>
          <w:sz w:val="21"/>
          <w:szCs w:val="21"/>
        </w:rPr>
      </w:pPr>
      <w:ins w:id="518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5)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consulta o perfil do Freelancer (Caso de Uso 8)</w:t>
        </w:r>
      </w:ins>
    </w:p>
    <w:p>
      <w:pPr>
        <w:pStyle w:val="NormalWeb"/>
        <w:spacing w:before="0" w:beforeAutospacing="0" w:after="0" w:afterAutospacing="0"/>
        <w:rPr>
          <w:ins w:id="5185" w:author="Claude" w:date="2026-10-08T20:20:00Z"/>
          <w:rFonts w:ascii="Segoe UI" w:hAnsi="Segoe UI" w:cs="Segoe UI"/>
          <w:color w:val="292A2E"/>
          <w:sz w:val="21"/>
          <w:szCs w:val="21"/>
        </w:rPr>
      </w:pPr>
      <w:ins w:id="518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6)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seleciona o Freelancer substituto</w:t>
        </w:r>
      </w:ins>
    </w:p>
    <w:p>
      <w:pPr>
        <w:pStyle w:val="NormalWeb"/>
        <w:spacing w:before="0" w:beforeAutospacing="0" w:after="0" w:afterAutospacing="0"/>
        <w:rPr>
          <w:ins w:id="5187" w:author="Claude" w:date="2026-10-08T20:20:00Z"/>
          <w:rFonts w:ascii="Segoe UI" w:hAnsi="Segoe UI" w:cs="Segoe UI"/>
          <w:color w:val="292A2E"/>
          <w:sz w:val="21"/>
          <w:szCs w:val="21"/>
        </w:rPr>
      </w:pPr>
      <w:ins w:id="5188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7)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registra a nova contratação vinculada à contratação original</w:t>
        </w:r>
      </w:ins>
    </w:p>
    <w:p>
      <w:pPr>
        <w:pStyle w:val="NormalWeb"/>
        <w:spacing w:before="0" w:beforeAutospacing="0" w:after="0" w:afterAutospacing="0"/>
        <w:rPr>
          <w:ins w:id="5189" w:author="Claude" w:date="2026-10-08T20:20:00Z"/>
          <w:rFonts w:ascii="Segoe UI" w:hAnsi="Segoe UI" w:cs="Segoe UI"/>
          <w:color w:val="292A2E"/>
          <w:sz w:val="21"/>
          <w:szCs w:val="21"/>
        </w:rPr>
      </w:pPr>
      <w:ins w:id="5190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8)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encerra a contratação do Freelancer substituído e atualiza a substituição como preenchida</w:t>
        </w:r>
      </w:ins>
    </w:p>
    <w:p>
      <w:pPr>
        <w:pStyle w:val="NormalWeb"/>
        <w:spacing w:before="0" w:beforeAutospacing="0" w:after="0" w:afterAutospacing="0"/>
        <w:rPr>
          <w:ins w:id="5191" w:author="Claude" w:date="2026-10-08T20:20:00Z"/>
          <w:rFonts w:ascii="Segoe UI" w:hAnsi="Segoe UI" w:cs="Segoe UI"/>
          <w:color w:val="292A2E"/>
          <w:sz w:val="21"/>
          <w:szCs w:val="21"/>
        </w:rPr>
      </w:pPr>
      <w:ins w:id="519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9)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notifica o Freelancer substituto e o Freelancer substituído</w:t>
        </w:r>
      </w:ins>
    </w:p>
    <w:p>
      <w:pPr>
        <w:pStyle w:val="NormalWeb"/>
        <w:spacing w:before="0" w:beforeAutospacing="0" w:after="0" w:afterAutospacing="0"/>
        <w:rPr>
          <w:ins w:id="5193" w:author="Claude" w:date="2026-10-08T20:20:00Z"/>
          <w:rFonts w:ascii="Segoe UI" w:hAnsi="Segoe UI" w:cs="Segoe UI"/>
          <w:color w:val="292A2E"/>
          <w:sz w:val="21"/>
          <w:szCs w:val="21"/>
        </w:rPr>
      </w:pPr>
      <w:ins w:id="519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10)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O Sistema informa que a substituição foi concluída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195" w:author="Claude" w:date="2026-10-08T20:20:00Z"/>
          <w:rFonts w:ascii="Segoe UI" w:hAnsi="Segoe UI" w:cs="Segoe UI"/>
          <w:color w:val="292A2E"/>
          <w:sz w:val="21"/>
          <w:szCs w:val="21"/>
        </w:rPr>
      </w:pPr>
      <w:ins w:id="519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Fluxos alternativos ou exceções</w:t>
        </w:r>
      </w:ins>
    </w:p>
    <w:p>
      <w:pPr>
        <w:pStyle w:val="NormalWeb"/>
        <w:spacing w:before="0" w:beforeAutospacing="0" w:after="0" w:afterAutospacing="0"/>
        <w:rPr>
          <w:ins w:id="5197" w:author="Claude" w:date="2026-10-08T20:20:00Z"/>
          <w:rFonts w:ascii="Segoe UI" w:hAnsi="Segoe UI" w:cs="Segoe UI"/>
          <w:color w:val="292A2E"/>
          <w:sz w:val="21"/>
          <w:szCs w:val="21"/>
        </w:rPr>
      </w:pPr>
      <w:ins w:id="5198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3a)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A Empresa pode cancelar a substituição em andamento; o Sistema encerra a busca e informa que a vaga permanece sem substituto</w:t>
        </w:r>
      </w:ins>
    </w:p>
    <w:p>
      <w:pPr>
        <w:pStyle w:val="NormalWeb"/>
        <w:spacing w:before="0" w:beforeAutospacing="0" w:after="0" w:afterAutospacing="0"/>
        <w:rPr>
          <w:ins w:id="5199" w:author="Claude" w:date="2026-10-08T20:20:00Z"/>
          <w:rFonts w:ascii="Segoe UI" w:hAnsi="Segoe UI" w:cs="Segoe UI"/>
          <w:color w:val="292A2E"/>
          <w:sz w:val="21"/>
          <w:szCs w:val="21"/>
        </w:rPr>
      </w:pPr>
      <w:ins w:id="5200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4a)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nenhum Freelancer tenha aceitado até o momento, o Sistema informa que a busca continua em andamento</w:t>
        </w:r>
      </w:ins>
    </w:p>
    <w:p>
      <w:pPr>
        <w:pStyle w:val="NormalWeb"/>
        <w:spacing w:before="0" w:beforeAutospacing="0" w:after="0" w:afterAutospacing="0"/>
        <w:rPr>
          <w:ins w:id="5201" w:author="Claude" w:date="2026-10-08T20:20:00Z"/>
          <w:rFonts w:ascii="Segoe UI" w:hAnsi="Segoe UI" w:cs="Segoe UI"/>
          <w:color w:val="292A2E"/>
          <w:sz w:val="21"/>
          <w:szCs w:val="21"/>
        </w:rPr>
      </w:pPr>
      <w:ins w:id="5202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4b)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a Empresa deseje ampliar o alcance, pode definir novo alcance em quilômetros e o Sistema realiza nova busca (Caso de Uso 13)</w:t>
        </w:r>
      </w:ins>
    </w:p>
    <w:p>
      <w:pPr>
        <w:pStyle w:val="NormalWeb"/>
        <w:spacing w:before="0" w:beforeAutospacing="0" w:after="0" w:afterAutospacing="0"/>
        <w:rPr>
          <w:ins w:id="5203" w:author="Claude" w:date="2026-10-08T20:20:00Z"/>
          <w:rFonts w:ascii="Segoe UI" w:hAnsi="Segoe UI" w:cs="Segoe UI"/>
          <w:color w:val="292A2E"/>
          <w:sz w:val="21"/>
          <w:szCs w:val="21"/>
        </w:rPr>
      </w:pPr>
      <w:ins w:id="5204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6a)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o Freelancer selecionado não esteja mais disponível, o Sistema impede a seleção e solicita a escolha de outro</w:t>
        </w:r>
      </w:ins>
    </w:p>
    <w:p>
      <w:pPr>
        <w:pStyle w:val="NormalWeb"/>
        <w:spacing w:before="0" w:beforeAutospacing="0" w:after="0" w:afterAutospacing="0"/>
        <w:rPr>
          <w:ins w:id="5205" w:author="Claude" w:date="2026-10-08T20:20:00Z"/>
          <w:rFonts w:ascii="Segoe UI" w:hAnsi="Segoe UI" w:cs="Segoe UI"/>
          <w:color w:val="292A2E"/>
          <w:sz w:val="21"/>
          <w:szCs w:val="21"/>
        </w:rPr>
      </w:pPr>
      <w:ins w:id="5206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8a) 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Caso o prazo da vaga expire sem substituto, o Sistema encerra a substituição sem preenchimento e informa a Empresa, que pode cancelar a vaga (Caso de Uso 18)</w:t>
        </w:r>
      </w:ins>
    </w:p>
    <w:p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ins w:id="5207" w:author="Claude" w:date="2026-10-08T20:20:00Z"/>
          <w:rFonts w:ascii="Segoe UI" w:hAnsi="Segoe UI" w:cs="Segoe UI"/>
          <w:color w:val="292A2E"/>
          <w:sz w:val="21"/>
          <w:szCs w:val="21"/>
        </w:rPr>
      </w:pPr>
      <w:ins w:id="5208" w:author="Claude" w:date="2026-10-08T20:20:00Z">
        <w:r>
          <w:rPr>
            <w:rFonts w:ascii="Segoe UI" w:hAnsi="Segoe UI" w:cs="Segoe UI"/>
            <w:b/>
            <w:color w:val="292A2E"/>
            <w:sz w:val="21"/>
            <w:szCs w:val="21"/>
          </w:rPr>
          <w:t xml:space="preserve">Pós-condições:</w:t>
        </w:r>
        <w:r>
          <w:rPr>
            <w:rFonts w:ascii="Segoe UI" w:hAnsi="Segoe UI" w:cs="Segoe UI"/>
            <w:color w:val="292A2E"/>
            <w:sz w:val="21"/>
            <w:szCs w:val="21"/>
          </w:rPr>
          <w:t xml:space="preserve"> A substituição é concluída com o novo Freelancer vinculado à vaga ou é encerrada sem preenchimento, com a situação registrada</w:t>
        </w:r>
      </w:ins>
    </w:p>
    <w:p w:rsidR="001D61E3" w:rsidRDefault="001D61E3">
      <w:bookmarkStart w:id="0" w:name="_GoBack"/>
      <w:bookmarkEnd w:id="0"/>
    </w:p>
    <w:sectPr w:rsidR="001D61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7119F"/>
    <w:multiLevelType w:val="multilevel"/>
    <w:tmpl w:val="6EB8142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27B61CB4"/>
    <w:multiLevelType w:val="multilevel"/>
    <w:tmpl w:val="D632D6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FE60AE"/>
    <w:multiLevelType w:val="multilevel"/>
    <w:tmpl w:val="9F4EDD30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2E6D56BC"/>
    <w:multiLevelType w:val="multilevel"/>
    <w:tmpl w:val="6EB8142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55223C0C"/>
    <w:multiLevelType w:val="multilevel"/>
    <w:tmpl w:val="D63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891FE0"/>
    <w:multiLevelType w:val="multilevel"/>
    <w:tmpl w:val="A1D85E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1E3"/>
    <w:rsid w:val="00040C38"/>
    <w:rsid w:val="00167787"/>
    <w:rsid w:val="001D61E3"/>
    <w:rsid w:val="0022140C"/>
    <w:rsid w:val="00360243"/>
    <w:rsid w:val="00454F1D"/>
    <w:rsid w:val="00517486"/>
    <w:rsid w:val="005A2B5E"/>
    <w:rsid w:val="00642763"/>
    <w:rsid w:val="006E59AE"/>
    <w:rsid w:val="008A3955"/>
    <w:rsid w:val="0090065E"/>
    <w:rsid w:val="009B19DD"/>
    <w:rsid w:val="009C237E"/>
    <w:rsid w:val="009E20DB"/>
    <w:rsid w:val="00A50873"/>
    <w:rsid w:val="00A55BEF"/>
    <w:rsid w:val="00AC1787"/>
    <w:rsid w:val="00B761C8"/>
    <w:rsid w:val="00C435BF"/>
    <w:rsid w:val="00C4690E"/>
    <w:rsid w:val="00CB2AE2"/>
    <w:rsid w:val="00E85197"/>
    <w:rsid w:val="00EB108B"/>
    <w:rsid w:val="00ED6AC1"/>
    <w:rsid w:val="00F60C19"/>
    <w:rsid w:val="00FD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669D"/>
  <w15:chartTrackingRefBased/>
  <w15:docId w15:val="{C5D4FB33-A6E9-4D34-984B-534CBF3C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6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3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4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8</Pages>
  <Words>2181</Words>
  <Characters>11780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Arnaldo Pereira</cp:lastModifiedBy>
  <cp:revision>4</cp:revision>
  <dcterms:created xsi:type="dcterms:W3CDTF">2026-09-03T23:03:00Z</dcterms:created>
  <dcterms:modified xsi:type="dcterms:W3CDTF">2026-09-08T04:17:00Z</dcterms:modified>
</cp:coreProperties>
</file>